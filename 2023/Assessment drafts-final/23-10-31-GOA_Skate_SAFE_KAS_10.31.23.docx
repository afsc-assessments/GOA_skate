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DF3B4B" w14:textId="77777777" w:rsidR="007F414F" w:rsidRDefault="00256CC9">
      <w:pPr>
        <w:pStyle w:val="Title"/>
      </w:pPr>
      <w:r>
        <w:t>18. Assessment of the Skates Stock Complex in the Gulf of Alaska</w:t>
      </w:r>
    </w:p>
    <w:p w14:paraId="67F27AEB" w14:textId="77777777" w:rsidR="007F414F" w:rsidRDefault="00256CC9">
      <w:pPr>
        <w:pStyle w:val="Author"/>
      </w:pPr>
      <w:r>
        <w:t>Lee Cronin-Fine</w:t>
      </w:r>
    </w:p>
    <w:p w14:paraId="5C627EEF" w14:textId="77777777" w:rsidR="007F414F" w:rsidRDefault="00256CC9">
      <w:pPr>
        <w:pStyle w:val="Date"/>
      </w:pPr>
      <w:r>
        <w:t>November 2023</w:t>
      </w:r>
    </w:p>
    <w:p w14:paraId="49AC7070" w14:textId="77777777" w:rsidR="007F414F" w:rsidRDefault="00256CC9">
      <w:pPr>
        <w:pStyle w:val="FirstParagraph"/>
      </w:pPr>
      <w:r>
        <w:br/>
        <w:t>This report may be cited as:</w:t>
      </w:r>
      <w:r>
        <w:br/>
        <w:t xml:space="preserve">Cronin-Fine. L, 2023. Assessment of the Skates Stock Complex in the Gulf of Alaska. North Pacific Fishery Management Council, Anchorage, AK. Available from </w:t>
      </w:r>
      <w:hyperlink r:id="rId7">
        <w:r>
          <w:rPr>
            <w:rStyle w:val="Hyperlink"/>
          </w:rPr>
          <w:t>https://www.npfmc.org/lib</w:t>
        </w:r>
        <w:r>
          <w:rPr>
            <w:rStyle w:val="Hyperlink"/>
          </w:rPr>
          <w:t>rary/safe-reports/</w:t>
        </w:r>
      </w:hyperlink>
    </w:p>
    <w:p w14:paraId="77625BD1" w14:textId="77777777" w:rsidR="007F414F" w:rsidRDefault="00256CC9">
      <w:pPr>
        <w:pStyle w:val="Heading1"/>
      </w:pPr>
      <w:bookmarkStart w:id="0" w:name="executive-summary"/>
      <w:r>
        <w:t>Executive Summary</w:t>
      </w:r>
    </w:p>
    <w:p w14:paraId="136946AE" w14:textId="77777777" w:rsidR="007F414F" w:rsidRDefault="00256CC9">
      <w:pPr>
        <w:pStyle w:val="FirstParagraph"/>
      </w:pPr>
      <w:r>
        <w:t>Directed fishing of skates is currently prohibited in the Gulf of Alaska (GOA). However, incidental catches of skates in other fisheries are sufficiently high enough that skates are considered to be “in the fishery” and require harvest specifications. The GOA skate complex is managed as three separate units: big skate (</w:t>
      </w:r>
      <w:r>
        <w:rPr>
          <w:i/>
          <w:iCs/>
        </w:rPr>
        <w:t>Beringraja binoculata</w:t>
      </w:r>
      <w:r>
        <w:t>), longnose skate (</w:t>
      </w:r>
      <w:r>
        <w:rPr>
          <w:i/>
          <w:iCs/>
        </w:rPr>
        <w:t>Raja rhina</w:t>
      </w:r>
      <w:r>
        <w:t>) and other skates. Big and Longnose skates have GOA-wide overfishing limits (OFLs) while the Acceptable Biological Catches (ABCs) are region specific (western [WGOA], central [CGOA], and eastern [EGOA]). Remaining skate species are managed as an “other skates” group, with GOA-wide harvest specifications. All GOA skates are managed under Tier 5, where OFL and ABC are based on survey biomass estimates and natural mortality rate (</w:t>
      </w:r>
      <w:r>
        <w:rPr>
          <w:i/>
          <w:iCs/>
        </w:rPr>
        <w:t>M</w:t>
      </w:r>
      <w:r>
        <w:t>).</w:t>
      </w:r>
    </w:p>
    <w:p w14:paraId="48C94E76" w14:textId="77777777" w:rsidR="007F414F" w:rsidRDefault="00256CC9">
      <w:pPr>
        <w:pStyle w:val="Heading2"/>
      </w:pPr>
      <w:bookmarkStart w:id="1" w:name="summary-of-changes-in-assessment-inputs"/>
      <w:r>
        <w:t>Summary of Changes in Assessment Inputs</w:t>
      </w:r>
    </w:p>
    <w:p w14:paraId="6DD3E91E" w14:textId="77777777" w:rsidR="007F414F" w:rsidRDefault="00256CC9">
      <w:pPr>
        <w:pStyle w:val="FirstParagraph"/>
      </w:pPr>
      <w:r>
        <w:rPr>
          <w:i/>
          <w:iCs/>
        </w:rPr>
        <w:t>Changes in the input data:</w:t>
      </w:r>
    </w:p>
    <w:p w14:paraId="75A32572" w14:textId="77777777" w:rsidR="007F414F" w:rsidRDefault="00256CC9">
      <w:pPr>
        <w:pStyle w:val="Compact"/>
        <w:numPr>
          <w:ilvl w:val="0"/>
          <w:numId w:val="14"/>
        </w:numPr>
      </w:pPr>
      <w:r>
        <w:t>Updated catch estimates from 2022 and 2023 (2023 catch data as of October 16, 2023)</w:t>
      </w:r>
      <w:r>
        <w:br/>
      </w:r>
    </w:p>
    <w:p w14:paraId="0EE088DE" w14:textId="77777777" w:rsidR="007F414F" w:rsidRDefault="00256CC9">
      <w:pPr>
        <w:pStyle w:val="Compact"/>
        <w:numPr>
          <w:ilvl w:val="0"/>
          <w:numId w:val="14"/>
        </w:numPr>
      </w:pPr>
      <w:r>
        <w:t>Biomass estimates from the 2023 GOA bottom trawl survey.</w:t>
      </w:r>
    </w:p>
    <w:p w14:paraId="56EF6944" w14:textId="77777777" w:rsidR="007F414F" w:rsidRDefault="00256CC9">
      <w:pPr>
        <w:pStyle w:val="FirstParagraph"/>
      </w:pPr>
      <w:r>
        <w:rPr>
          <w:i/>
          <w:iCs/>
        </w:rPr>
        <w:t>Changes in the assessment methodology:</w:t>
      </w:r>
      <w:r>
        <w:br/>
      </w:r>
    </w:p>
    <w:p w14:paraId="39A62D85" w14:textId="77777777" w:rsidR="007F414F" w:rsidRDefault="00256CC9">
      <w:pPr>
        <w:pStyle w:val="BodyText"/>
      </w:pPr>
      <w:r>
        <w:t>No changes were made to the assessment methodology.</w:t>
      </w:r>
    </w:p>
    <w:p w14:paraId="372D1CA9" w14:textId="77777777" w:rsidR="007F414F" w:rsidRDefault="00256CC9">
      <w:pPr>
        <w:pStyle w:val="Heading2"/>
      </w:pPr>
      <w:bookmarkStart w:id="2" w:name="summary-of-results"/>
      <w:bookmarkEnd w:id="1"/>
      <w:r>
        <w:t>Summary of Results</w:t>
      </w:r>
    </w:p>
    <w:p w14:paraId="58B154F6" w14:textId="77777777" w:rsidR="007F414F" w:rsidRDefault="00256CC9">
      <w:pPr>
        <w:pStyle w:val="FirstParagraph"/>
      </w:pPr>
      <w:r>
        <w:t xml:space="preserve">For 2024, the recommended maximum allowable ABC from the Tier 5 specifications for Big skate is 745 t in WGOA, 1,749 t in CGOA and 341 t in EGOA. The specifications for Longnose skate is 104 t in WGOA, 1,894 t in CGOA and 538 t in EGOA. The specifications for Other skates is 665 t. Reference values for all skates are summarized in the following tables, with the recommended ABC and OFL values for 2024 in bold. In the tables below W, C, and E indicate the Western, Central, and Eastern GOA regulatory </w:t>
      </w:r>
      <w:commentRangeStart w:id="3"/>
      <w:r>
        <w:t>regions</w:t>
      </w:r>
      <w:commentRangeEnd w:id="3"/>
      <w:r>
        <w:rPr>
          <w:rStyle w:val="CommentReference"/>
        </w:rPr>
        <w:commentReference w:id="3"/>
      </w:r>
      <w:r>
        <w:t>.</w:t>
      </w:r>
    </w:p>
    <w:tbl>
      <w:tblPr>
        <w:tblW w:w="0" w:type="auto"/>
        <w:jc w:val="center"/>
        <w:tblLayout w:type="fixed"/>
        <w:tblLook w:val="0420" w:firstRow="1" w:lastRow="0" w:firstColumn="0" w:lastColumn="0" w:noHBand="0" w:noVBand="1"/>
      </w:tblPr>
      <w:tblGrid>
        <w:gridCol w:w="1584"/>
        <w:gridCol w:w="1368"/>
        <w:gridCol w:w="936"/>
        <w:gridCol w:w="936"/>
        <w:gridCol w:w="936"/>
        <w:gridCol w:w="936"/>
      </w:tblGrid>
      <w:tr w:rsidR="007F414F" w14:paraId="1A0B5538" w14:textId="77777777">
        <w:trPr>
          <w:tblHeader/>
          <w:jc w:val="center"/>
        </w:trPr>
        <w:tc>
          <w:tcPr>
            <w:tcW w:w="6696" w:type="dxa"/>
            <w:gridSpan w:val="6"/>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154BD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lastRenderedPageBreak/>
              <w:t>Big skate (</w:t>
            </w:r>
            <w:r>
              <w:rPr>
                <w:rFonts w:eastAsia="Times New Roman" w:cs="Times New Roman"/>
                <w:b/>
                <w:i/>
                <w:color w:val="000000"/>
                <w:szCs w:val="22"/>
              </w:rPr>
              <w:t>Beringraja binoculata</w:t>
            </w:r>
            <w:r>
              <w:rPr>
                <w:rFonts w:eastAsia="Times New Roman" w:cs="Times New Roman"/>
                <w:b/>
                <w:color w:val="000000"/>
                <w:szCs w:val="22"/>
              </w:rPr>
              <w:t>)</w:t>
            </w:r>
          </w:p>
        </w:tc>
      </w:tr>
      <w:tr w:rsidR="007F414F" w14:paraId="3232B64D" w14:textId="77777777">
        <w:trPr>
          <w:tblHeader/>
          <w:jc w:val="center"/>
        </w:trPr>
        <w:tc>
          <w:tcPr>
            <w:tcW w:w="2952" w:type="dxa"/>
            <w:gridSpan w:val="2"/>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14:paraId="3FD0FE37"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pPr>
          </w:p>
        </w:tc>
        <w:tc>
          <w:tcPr>
            <w:tcW w:w="1872" w:type="dxa"/>
            <w:gridSpan w:val="2"/>
            <w:tcBorders>
              <w:top w:val="single" w:sz="8" w:space="0" w:color="666666"/>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14:paraId="4FB558A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 xml:space="preserve">As estimated or </w:t>
            </w:r>
            <w:r>
              <w:rPr>
                <w:rFonts w:eastAsia="Times New Roman" w:cs="Times New Roman"/>
                <w:i/>
                <w:color w:val="000000"/>
                <w:szCs w:val="22"/>
              </w:rPr>
              <w:t>specified last</w:t>
            </w:r>
            <w:r>
              <w:rPr>
                <w:rFonts w:eastAsia="Times New Roman" w:cs="Times New Roman"/>
                <w:color w:val="000000"/>
                <w:szCs w:val="22"/>
              </w:rPr>
              <w:t xml:space="preserve"> year for:</w:t>
            </w:r>
          </w:p>
        </w:tc>
        <w:tc>
          <w:tcPr>
            <w:tcW w:w="1872" w:type="dxa"/>
            <w:gridSpan w:val="2"/>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14:paraId="7B16BBE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 xml:space="preserve">As estimated or </w:t>
            </w:r>
            <w:r>
              <w:rPr>
                <w:rFonts w:eastAsia="Times New Roman" w:cs="Times New Roman"/>
                <w:i/>
                <w:color w:val="000000"/>
                <w:szCs w:val="22"/>
              </w:rPr>
              <w:t>recommended this</w:t>
            </w:r>
            <w:r>
              <w:rPr>
                <w:rFonts w:eastAsia="Times New Roman" w:cs="Times New Roman"/>
                <w:color w:val="000000"/>
                <w:szCs w:val="22"/>
              </w:rPr>
              <w:t xml:space="preserve"> year for:</w:t>
            </w:r>
          </w:p>
        </w:tc>
      </w:tr>
      <w:tr w:rsidR="007F414F" w14:paraId="113C0573" w14:textId="77777777">
        <w:trPr>
          <w:tblHeader/>
          <w:jc w:val="center"/>
        </w:trPr>
        <w:tc>
          <w:tcPr>
            <w:tcW w:w="2952" w:type="dxa"/>
            <w:gridSpan w:val="2"/>
            <w:tcBorders>
              <w:top w:val="none" w:sz="0" w:space="0" w:color="000000"/>
              <w:left w:val="single" w:sz="8" w:space="0" w:color="666666"/>
              <w:bottom w:val="single" w:sz="16" w:space="0" w:color="000000"/>
              <w:right w:val="single" w:sz="8" w:space="0" w:color="666666"/>
            </w:tcBorders>
            <w:shd w:val="clear" w:color="auto" w:fill="FFFFFF"/>
            <w:tcMar>
              <w:top w:w="0" w:type="dxa"/>
              <w:left w:w="0" w:type="dxa"/>
              <w:bottom w:w="0" w:type="dxa"/>
              <w:right w:w="0" w:type="dxa"/>
            </w:tcMar>
            <w:vAlign w:val="center"/>
          </w:tcPr>
          <w:p w14:paraId="5E8882B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b/>
                <w:color w:val="000000"/>
                <w:szCs w:val="22"/>
              </w:rPr>
              <w:t>Quantity</w:t>
            </w:r>
          </w:p>
        </w:tc>
        <w:tc>
          <w:tcPr>
            <w:tcW w:w="936" w:type="dxa"/>
            <w:tcBorders>
              <w:top w:val="none" w:sz="0" w:space="0" w:color="000000"/>
              <w:left w:val="single" w:sz="8" w:space="0" w:color="666666"/>
              <w:bottom w:val="single" w:sz="16" w:space="0" w:color="000000"/>
              <w:right w:val="none" w:sz="0" w:space="0" w:color="000000"/>
            </w:tcBorders>
            <w:shd w:val="clear" w:color="auto" w:fill="F7F7F7"/>
            <w:tcMar>
              <w:top w:w="0" w:type="dxa"/>
              <w:left w:w="0" w:type="dxa"/>
              <w:bottom w:w="0" w:type="dxa"/>
              <w:right w:w="0" w:type="dxa"/>
            </w:tcMar>
            <w:vAlign w:val="center"/>
          </w:tcPr>
          <w:p w14:paraId="360B58A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commentRangeStart w:id="4"/>
            <w:r>
              <w:rPr>
                <w:rFonts w:eastAsia="Times New Roman" w:cs="Times New Roman"/>
                <w:color w:val="000000"/>
                <w:szCs w:val="22"/>
              </w:rPr>
              <w:t>2022</w:t>
            </w:r>
          </w:p>
        </w:tc>
        <w:tc>
          <w:tcPr>
            <w:tcW w:w="936" w:type="dxa"/>
            <w:tcBorders>
              <w:top w:val="none" w:sz="0" w:space="0" w:color="000000"/>
              <w:left w:val="none" w:sz="0" w:space="0" w:color="000000"/>
              <w:bottom w:val="single" w:sz="16" w:space="0" w:color="000000"/>
              <w:right w:val="single" w:sz="8" w:space="0" w:color="666666"/>
            </w:tcBorders>
            <w:shd w:val="clear" w:color="auto" w:fill="F7F7F7"/>
            <w:tcMar>
              <w:top w:w="0" w:type="dxa"/>
              <w:left w:w="0" w:type="dxa"/>
              <w:bottom w:w="0" w:type="dxa"/>
              <w:right w:w="0" w:type="dxa"/>
            </w:tcMar>
            <w:vAlign w:val="center"/>
          </w:tcPr>
          <w:p w14:paraId="6C55FFD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2023</w:t>
            </w:r>
            <w:commentRangeEnd w:id="4"/>
            <w:r>
              <w:rPr>
                <w:rStyle w:val="CommentReference"/>
              </w:rPr>
              <w:commentReference w:id="4"/>
            </w:r>
          </w:p>
        </w:tc>
        <w:tc>
          <w:tcPr>
            <w:tcW w:w="936" w:type="dxa"/>
            <w:tcBorders>
              <w:top w:val="none" w:sz="0" w:space="0" w:color="000000"/>
              <w:left w:val="single" w:sz="8" w:space="0" w:color="666666"/>
              <w:bottom w:val="single" w:sz="16" w:space="0" w:color="000000"/>
              <w:right w:val="none" w:sz="0" w:space="0" w:color="000000"/>
            </w:tcBorders>
            <w:shd w:val="clear" w:color="auto" w:fill="FFFFFF"/>
            <w:tcMar>
              <w:top w:w="0" w:type="dxa"/>
              <w:left w:w="0" w:type="dxa"/>
              <w:bottom w:w="0" w:type="dxa"/>
              <w:right w:w="0" w:type="dxa"/>
            </w:tcMar>
            <w:vAlign w:val="center"/>
          </w:tcPr>
          <w:p w14:paraId="3A46071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2024</w:t>
            </w:r>
          </w:p>
        </w:tc>
        <w:tc>
          <w:tcPr>
            <w:tcW w:w="936" w:type="dxa"/>
            <w:tcBorders>
              <w:top w:val="none" w:sz="0" w:space="0" w:color="000000"/>
              <w:left w:val="none" w:sz="0" w:space="0" w:color="000000"/>
              <w:bottom w:val="single" w:sz="16" w:space="0" w:color="000000"/>
              <w:right w:val="single" w:sz="8" w:space="0" w:color="666666"/>
            </w:tcBorders>
            <w:shd w:val="clear" w:color="auto" w:fill="FFFFFF"/>
            <w:tcMar>
              <w:top w:w="0" w:type="dxa"/>
              <w:left w:w="0" w:type="dxa"/>
              <w:bottom w:w="0" w:type="dxa"/>
              <w:right w:w="0" w:type="dxa"/>
            </w:tcMar>
            <w:vAlign w:val="center"/>
          </w:tcPr>
          <w:p w14:paraId="2B8B11F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2025</w:t>
            </w:r>
          </w:p>
        </w:tc>
      </w:tr>
      <w:tr w:rsidR="007F414F" w14:paraId="2E04401D" w14:textId="77777777">
        <w:trPr>
          <w:jc w:val="center"/>
        </w:trPr>
        <w:tc>
          <w:tcPr>
            <w:tcW w:w="2952" w:type="dxa"/>
            <w:gridSpan w:val="2"/>
            <w:tcBorders>
              <w:top w:val="single" w:sz="16" w:space="0" w:color="000000"/>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14:paraId="46A9B76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i/>
                <w:color w:val="000000"/>
                <w:szCs w:val="22"/>
              </w:rPr>
              <w:t>M</w:t>
            </w:r>
            <w:r>
              <w:rPr>
                <w:rFonts w:eastAsia="Times New Roman" w:cs="Times New Roman"/>
                <w:color w:val="000000"/>
                <w:szCs w:val="22"/>
              </w:rPr>
              <w:t xml:space="preserve"> (natural mortality rate)</w:t>
            </w:r>
          </w:p>
        </w:tc>
        <w:tc>
          <w:tcPr>
            <w:tcW w:w="936" w:type="dxa"/>
            <w:tcBorders>
              <w:top w:val="single" w:sz="16"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14:paraId="77EE1E8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w:t>
            </w:r>
          </w:p>
        </w:tc>
        <w:tc>
          <w:tcPr>
            <w:tcW w:w="936" w:type="dxa"/>
            <w:tcBorders>
              <w:top w:val="single" w:sz="16"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0516ADD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w:t>
            </w:r>
          </w:p>
        </w:tc>
        <w:tc>
          <w:tcPr>
            <w:tcW w:w="936" w:type="dxa"/>
            <w:tcBorders>
              <w:top w:val="single" w:sz="16"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216CD0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w:t>
            </w:r>
          </w:p>
        </w:tc>
        <w:tc>
          <w:tcPr>
            <w:tcW w:w="936" w:type="dxa"/>
            <w:tcBorders>
              <w:top w:val="single" w:sz="16"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FC4051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w:t>
            </w:r>
          </w:p>
        </w:tc>
      </w:tr>
      <w:tr w:rsidR="007F414F" w14:paraId="02450434" w14:textId="77777777">
        <w:trPr>
          <w:jc w:val="center"/>
        </w:trPr>
        <w:tc>
          <w:tcPr>
            <w:tcW w:w="2952" w:type="dxa"/>
            <w:gridSpan w:val="2"/>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1C5C9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color w:val="000000"/>
                <w:szCs w:val="22"/>
              </w:rPr>
              <w:t>Tier</w:t>
            </w:r>
          </w:p>
        </w:tc>
        <w:tc>
          <w:tcPr>
            <w:tcW w:w="936" w:type="dxa"/>
            <w:tcBorders>
              <w:top w:val="none" w:sz="0" w:space="0" w:color="000000"/>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14:paraId="7F18242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w:t>
            </w:r>
          </w:p>
        </w:tc>
        <w:tc>
          <w:tcPr>
            <w:tcW w:w="936"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14:paraId="5C30DC2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w:t>
            </w:r>
          </w:p>
        </w:tc>
        <w:tc>
          <w:tcPr>
            <w:tcW w:w="93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597A2C6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w:t>
            </w:r>
          </w:p>
        </w:tc>
        <w:tc>
          <w:tcPr>
            <w:tcW w:w="936"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3F06C87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w:t>
            </w:r>
          </w:p>
        </w:tc>
      </w:tr>
      <w:tr w:rsidR="007F414F" w14:paraId="03A81137" w14:textId="77777777">
        <w:trPr>
          <w:jc w:val="center"/>
        </w:trPr>
        <w:tc>
          <w:tcPr>
            <w:tcW w:w="1584"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BEEE3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color w:val="000000"/>
                <w:szCs w:val="22"/>
              </w:rPr>
              <w:t>Biomass (t)</w:t>
            </w:r>
          </w:p>
        </w:tc>
        <w:tc>
          <w:tcPr>
            <w:tcW w:w="1368" w:type="dxa"/>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14:paraId="33C6B8F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W</w:t>
            </w:r>
          </w:p>
        </w:tc>
        <w:tc>
          <w:tcPr>
            <w:tcW w:w="936" w:type="dxa"/>
            <w:tcBorders>
              <w:top w:val="single" w:sz="8" w:space="0" w:color="666666"/>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14:paraId="69B195B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7,882</w:t>
            </w:r>
          </w:p>
        </w:tc>
        <w:tc>
          <w:tcPr>
            <w:tcW w:w="936" w:type="dxa"/>
            <w:tcBorders>
              <w:top w:val="single" w:sz="8" w:space="0" w:color="666666"/>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5CC8A49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7,882</w:t>
            </w:r>
          </w:p>
        </w:tc>
        <w:tc>
          <w:tcPr>
            <w:tcW w:w="93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85EB69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9,934</w:t>
            </w:r>
          </w:p>
        </w:tc>
        <w:tc>
          <w:tcPr>
            <w:tcW w:w="936"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48F2C6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9,934</w:t>
            </w:r>
          </w:p>
        </w:tc>
      </w:tr>
      <w:tr w:rsidR="007F414F" w14:paraId="14B4E283" w14:textId="77777777">
        <w:trPr>
          <w:jc w:val="center"/>
        </w:trPr>
        <w:tc>
          <w:tcPr>
            <w:tcW w:w="1584" w:type="dxa"/>
            <w:vMerge/>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14:paraId="61A9269F"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pPr>
          </w:p>
        </w:tc>
        <w:tc>
          <w:tcPr>
            <w:tcW w:w="1368" w:type="dxa"/>
            <w:tcBorders>
              <w:top w:val="none" w:sz="0" w:space="0" w:color="000000"/>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14:paraId="313B921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C</w:t>
            </w:r>
          </w:p>
        </w:tc>
        <w:tc>
          <w:tcPr>
            <w:tcW w:w="936"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14:paraId="555FEDD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19,756</w:t>
            </w:r>
          </w:p>
        </w:tc>
        <w:tc>
          <w:tcPr>
            <w:tcW w:w="93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5C3361F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19,756</w:t>
            </w:r>
          </w:p>
        </w:tc>
        <w:tc>
          <w:tcPr>
            <w:tcW w:w="93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A42F27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23,326</w:t>
            </w:r>
          </w:p>
        </w:tc>
        <w:tc>
          <w:tcPr>
            <w:tcW w:w="936"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55B902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23,326</w:t>
            </w:r>
          </w:p>
        </w:tc>
      </w:tr>
      <w:tr w:rsidR="007F414F" w14:paraId="008A23A0" w14:textId="77777777">
        <w:trPr>
          <w:jc w:val="center"/>
        </w:trPr>
        <w:tc>
          <w:tcPr>
            <w:tcW w:w="1584" w:type="dxa"/>
            <w:vMerge/>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62689E"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pPr>
          </w:p>
        </w:tc>
        <w:tc>
          <w:tcPr>
            <w:tcW w:w="1368" w:type="dxa"/>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547BF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E</w:t>
            </w:r>
          </w:p>
        </w:tc>
        <w:tc>
          <w:tcPr>
            <w:tcW w:w="936" w:type="dxa"/>
            <w:tcBorders>
              <w:top w:val="none" w:sz="0" w:space="0" w:color="000000"/>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14:paraId="4024BBA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10,581</w:t>
            </w:r>
          </w:p>
        </w:tc>
        <w:tc>
          <w:tcPr>
            <w:tcW w:w="936"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14:paraId="5C3EBD7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10,581</w:t>
            </w:r>
          </w:p>
        </w:tc>
        <w:tc>
          <w:tcPr>
            <w:tcW w:w="93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6DF878D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4,545</w:t>
            </w:r>
          </w:p>
        </w:tc>
        <w:tc>
          <w:tcPr>
            <w:tcW w:w="936"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7040C9C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4,545</w:t>
            </w:r>
          </w:p>
        </w:tc>
      </w:tr>
      <w:tr w:rsidR="007F414F" w14:paraId="63492D74" w14:textId="77777777">
        <w:trPr>
          <w:jc w:val="center"/>
        </w:trPr>
        <w:tc>
          <w:tcPr>
            <w:tcW w:w="1584"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85717D"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pP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5FA35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GOA Wide</w:t>
            </w:r>
          </w:p>
        </w:tc>
        <w:tc>
          <w:tcPr>
            <w:tcW w:w="936" w:type="dxa"/>
            <w:tcBorders>
              <w:top w:val="single" w:sz="8" w:space="0" w:color="666666"/>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14:paraId="200B6C7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38,220</w:t>
            </w:r>
          </w:p>
        </w:tc>
        <w:tc>
          <w:tcPr>
            <w:tcW w:w="936" w:type="dxa"/>
            <w:tcBorders>
              <w:top w:val="single" w:sz="8" w:space="0" w:color="666666"/>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14:paraId="714C31D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38,220</w:t>
            </w:r>
          </w:p>
        </w:tc>
        <w:tc>
          <w:tcPr>
            <w:tcW w:w="936" w:type="dxa"/>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132122E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37,804</w:t>
            </w:r>
          </w:p>
        </w:tc>
        <w:tc>
          <w:tcPr>
            <w:tcW w:w="936" w:type="dxa"/>
            <w:tcBorders>
              <w:top w:val="single" w:sz="8" w:space="0" w:color="666666"/>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7944E66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37,804</w:t>
            </w:r>
          </w:p>
        </w:tc>
      </w:tr>
      <w:tr w:rsidR="007F414F" w14:paraId="7BBC710E" w14:textId="77777777">
        <w:trPr>
          <w:jc w:val="center"/>
        </w:trPr>
        <w:tc>
          <w:tcPr>
            <w:tcW w:w="2952" w:type="dxa"/>
            <w:gridSpan w:val="2"/>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14:paraId="0961A22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i/>
                <w:color w:val="000000"/>
                <w:szCs w:val="22"/>
              </w:rPr>
              <w:t>F</w:t>
            </w:r>
            <w:r>
              <w:rPr>
                <w:rFonts w:eastAsia="Times New Roman" w:cs="Times New Roman"/>
                <w:i/>
                <w:color w:val="000000"/>
                <w:szCs w:val="22"/>
                <w:vertAlign w:val="subscript"/>
              </w:rPr>
              <w:t>OFL</w:t>
            </w:r>
          </w:p>
        </w:tc>
        <w:tc>
          <w:tcPr>
            <w:tcW w:w="936" w:type="dxa"/>
            <w:tcBorders>
              <w:top w:val="single" w:sz="8" w:space="0" w:color="666666"/>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14:paraId="01971C1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0.100</w:t>
            </w:r>
          </w:p>
        </w:tc>
        <w:tc>
          <w:tcPr>
            <w:tcW w:w="936" w:type="dxa"/>
            <w:tcBorders>
              <w:top w:val="single" w:sz="8" w:space="0" w:color="666666"/>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1D1DA1B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0.100</w:t>
            </w:r>
          </w:p>
        </w:tc>
        <w:tc>
          <w:tcPr>
            <w:tcW w:w="93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4D1603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0.100</w:t>
            </w:r>
          </w:p>
        </w:tc>
        <w:tc>
          <w:tcPr>
            <w:tcW w:w="936"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F64091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0.100</w:t>
            </w:r>
          </w:p>
        </w:tc>
      </w:tr>
      <w:tr w:rsidR="007F414F" w14:paraId="1B22F173" w14:textId="77777777">
        <w:trPr>
          <w:jc w:val="center"/>
        </w:trPr>
        <w:tc>
          <w:tcPr>
            <w:tcW w:w="2952" w:type="dxa"/>
            <w:gridSpan w:val="2"/>
            <w:tcBorders>
              <w:top w:val="none" w:sz="0" w:space="0" w:color="000000"/>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14:paraId="074A1E2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i/>
                <w:color w:val="000000"/>
                <w:szCs w:val="22"/>
              </w:rPr>
              <w:t>maxF</w:t>
            </w:r>
            <w:r>
              <w:rPr>
                <w:rFonts w:eastAsia="Times New Roman" w:cs="Times New Roman"/>
                <w:i/>
                <w:color w:val="000000"/>
                <w:szCs w:val="22"/>
                <w:vertAlign w:val="subscript"/>
              </w:rPr>
              <w:t>ABC</w:t>
            </w:r>
          </w:p>
        </w:tc>
        <w:tc>
          <w:tcPr>
            <w:tcW w:w="936"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14:paraId="417264C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c>
          <w:tcPr>
            <w:tcW w:w="93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5C91E8A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c>
          <w:tcPr>
            <w:tcW w:w="93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49678B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c>
          <w:tcPr>
            <w:tcW w:w="936"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BA2444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r>
      <w:tr w:rsidR="007F414F" w14:paraId="138F4F63" w14:textId="77777777">
        <w:trPr>
          <w:jc w:val="center"/>
        </w:trPr>
        <w:tc>
          <w:tcPr>
            <w:tcW w:w="2952" w:type="dxa"/>
            <w:gridSpan w:val="2"/>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959A8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i/>
                <w:color w:val="000000"/>
                <w:szCs w:val="22"/>
              </w:rPr>
              <w:t>F</w:t>
            </w:r>
            <w:r>
              <w:rPr>
                <w:rFonts w:eastAsia="Times New Roman" w:cs="Times New Roman"/>
                <w:i/>
                <w:color w:val="000000"/>
                <w:szCs w:val="22"/>
                <w:vertAlign w:val="subscript"/>
              </w:rPr>
              <w:t>ABC</w:t>
            </w:r>
          </w:p>
        </w:tc>
        <w:tc>
          <w:tcPr>
            <w:tcW w:w="936" w:type="dxa"/>
            <w:tcBorders>
              <w:top w:val="none" w:sz="0" w:space="0" w:color="000000"/>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14:paraId="5455E70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c>
          <w:tcPr>
            <w:tcW w:w="936"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14:paraId="7E8D34B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c>
          <w:tcPr>
            <w:tcW w:w="93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0A2D02C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c>
          <w:tcPr>
            <w:tcW w:w="936"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7BD0C7D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r>
      <w:tr w:rsidR="007F414F" w14:paraId="5EB76739" w14:textId="77777777">
        <w:trPr>
          <w:jc w:val="center"/>
        </w:trPr>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E5392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color w:val="000000"/>
                <w:szCs w:val="22"/>
              </w:rPr>
              <w:t>OFL (t)</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CE126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GOA Wide</w:t>
            </w:r>
          </w:p>
        </w:tc>
        <w:tc>
          <w:tcPr>
            <w:tcW w:w="936" w:type="dxa"/>
            <w:tcBorders>
              <w:top w:val="single" w:sz="8" w:space="0" w:color="666666"/>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14:paraId="33A53B8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3,822</w:t>
            </w:r>
          </w:p>
        </w:tc>
        <w:tc>
          <w:tcPr>
            <w:tcW w:w="936" w:type="dxa"/>
            <w:tcBorders>
              <w:top w:val="single" w:sz="8" w:space="0" w:color="666666"/>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14:paraId="64EAA8A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3,822</w:t>
            </w:r>
          </w:p>
        </w:tc>
        <w:tc>
          <w:tcPr>
            <w:tcW w:w="936" w:type="dxa"/>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1953ED8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3,780</w:t>
            </w:r>
          </w:p>
        </w:tc>
        <w:tc>
          <w:tcPr>
            <w:tcW w:w="936" w:type="dxa"/>
            <w:tcBorders>
              <w:top w:val="single" w:sz="8" w:space="0" w:color="666666"/>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43CB062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3,780</w:t>
            </w:r>
          </w:p>
        </w:tc>
      </w:tr>
      <w:tr w:rsidR="007F414F" w14:paraId="09714B9B" w14:textId="77777777">
        <w:trPr>
          <w:jc w:val="center"/>
        </w:trPr>
        <w:tc>
          <w:tcPr>
            <w:tcW w:w="1584"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FFCED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i/>
                <w:color w:val="000000"/>
                <w:szCs w:val="22"/>
              </w:rPr>
              <w:t>max</w:t>
            </w:r>
            <w:r>
              <w:rPr>
                <w:rFonts w:eastAsia="Times New Roman" w:cs="Times New Roman"/>
                <w:color w:val="000000"/>
                <w:szCs w:val="22"/>
              </w:rPr>
              <w:t>ABC (t)</w:t>
            </w:r>
          </w:p>
        </w:tc>
        <w:tc>
          <w:tcPr>
            <w:tcW w:w="1368" w:type="dxa"/>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14:paraId="3CB020B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W</w:t>
            </w:r>
          </w:p>
        </w:tc>
        <w:tc>
          <w:tcPr>
            <w:tcW w:w="936" w:type="dxa"/>
            <w:tcBorders>
              <w:top w:val="single" w:sz="8" w:space="0" w:color="666666"/>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14:paraId="4BE324C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591</w:t>
            </w:r>
          </w:p>
        </w:tc>
        <w:tc>
          <w:tcPr>
            <w:tcW w:w="936" w:type="dxa"/>
            <w:tcBorders>
              <w:top w:val="single" w:sz="8" w:space="0" w:color="666666"/>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6406D78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591</w:t>
            </w:r>
          </w:p>
        </w:tc>
        <w:tc>
          <w:tcPr>
            <w:tcW w:w="93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58681A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745</w:t>
            </w:r>
          </w:p>
        </w:tc>
        <w:tc>
          <w:tcPr>
            <w:tcW w:w="936"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4298F7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745</w:t>
            </w:r>
          </w:p>
        </w:tc>
      </w:tr>
      <w:tr w:rsidR="007F414F" w14:paraId="3F9C85B2" w14:textId="77777777">
        <w:trPr>
          <w:jc w:val="center"/>
        </w:trPr>
        <w:tc>
          <w:tcPr>
            <w:tcW w:w="1584" w:type="dxa"/>
            <w:vMerge/>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14:paraId="5A6E3374"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pPr>
          </w:p>
        </w:tc>
        <w:tc>
          <w:tcPr>
            <w:tcW w:w="1368" w:type="dxa"/>
            <w:tcBorders>
              <w:top w:val="none" w:sz="0" w:space="0" w:color="000000"/>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14:paraId="50B8C12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C</w:t>
            </w:r>
          </w:p>
        </w:tc>
        <w:tc>
          <w:tcPr>
            <w:tcW w:w="936"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14:paraId="5AD7EBF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1,482</w:t>
            </w:r>
          </w:p>
        </w:tc>
        <w:tc>
          <w:tcPr>
            <w:tcW w:w="93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2884059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1,482</w:t>
            </w:r>
          </w:p>
        </w:tc>
        <w:tc>
          <w:tcPr>
            <w:tcW w:w="93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BD69DA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1,749</w:t>
            </w:r>
          </w:p>
        </w:tc>
        <w:tc>
          <w:tcPr>
            <w:tcW w:w="936"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36A49C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1,749</w:t>
            </w:r>
          </w:p>
        </w:tc>
      </w:tr>
      <w:tr w:rsidR="007F414F" w14:paraId="4188EA60" w14:textId="77777777">
        <w:trPr>
          <w:jc w:val="center"/>
        </w:trPr>
        <w:tc>
          <w:tcPr>
            <w:tcW w:w="1584" w:type="dxa"/>
            <w:vMerge/>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C1DEEB"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pPr>
          </w:p>
        </w:tc>
        <w:tc>
          <w:tcPr>
            <w:tcW w:w="1368" w:type="dxa"/>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91D4B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E</w:t>
            </w:r>
          </w:p>
        </w:tc>
        <w:tc>
          <w:tcPr>
            <w:tcW w:w="936" w:type="dxa"/>
            <w:tcBorders>
              <w:top w:val="none" w:sz="0" w:space="0" w:color="000000"/>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14:paraId="7F9AF16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794</w:t>
            </w:r>
          </w:p>
        </w:tc>
        <w:tc>
          <w:tcPr>
            <w:tcW w:w="936"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14:paraId="762C1D1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794</w:t>
            </w:r>
          </w:p>
        </w:tc>
        <w:tc>
          <w:tcPr>
            <w:tcW w:w="93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1563D97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341</w:t>
            </w:r>
          </w:p>
        </w:tc>
        <w:tc>
          <w:tcPr>
            <w:tcW w:w="936"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3299637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341</w:t>
            </w:r>
          </w:p>
        </w:tc>
      </w:tr>
      <w:tr w:rsidR="007F414F" w14:paraId="23174683" w14:textId="77777777">
        <w:trPr>
          <w:jc w:val="center"/>
        </w:trPr>
        <w:tc>
          <w:tcPr>
            <w:tcW w:w="1584"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94362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color w:val="000000"/>
                <w:szCs w:val="22"/>
              </w:rPr>
              <w:t>ABC (t)</w:t>
            </w:r>
          </w:p>
        </w:tc>
        <w:tc>
          <w:tcPr>
            <w:tcW w:w="1368" w:type="dxa"/>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14:paraId="1CEF12E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W</w:t>
            </w:r>
          </w:p>
        </w:tc>
        <w:tc>
          <w:tcPr>
            <w:tcW w:w="936" w:type="dxa"/>
            <w:tcBorders>
              <w:top w:val="single" w:sz="8" w:space="0" w:color="666666"/>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14:paraId="1AB4BE0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591</w:t>
            </w:r>
          </w:p>
        </w:tc>
        <w:tc>
          <w:tcPr>
            <w:tcW w:w="936" w:type="dxa"/>
            <w:tcBorders>
              <w:top w:val="single" w:sz="8" w:space="0" w:color="666666"/>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22EAB61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591</w:t>
            </w:r>
          </w:p>
        </w:tc>
        <w:tc>
          <w:tcPr>
            <w:tcW w:w="93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1573B0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745</w:t>
            </w:r>
          </w:p>
        </w:tc>
        <w:tc>
          <w:tcPr>
            <w:tcW w:w="936"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A809D1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745</w:t>
            </w:r>
          </w:p>
        </w:tc>
      </w:tr>
      <w:tr w:rsidR="007F414F" w14:paraId="11243395" w14:textId="77777777">
        <w:trPr>
          <w:jc w:val="center"/>
        </w:trPr>
        <w:tc>
          <w:tcPr>
            <w:tcW w:w="1584" w:type="dxa"/>
            <w:vMerge/>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14:paraId="4EF8CA2F"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pPr>
          </w:p>
        </w:tc>
        <w:tc>
          <w:tcPr>
            <w:tcW w:w="1368" w:type="dxa"/>
            <w:tcBorders>
              <w:top w:val="none" w:sz="0" w:space="0" w:color="000000"/>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14:paraId="3971489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C</w:t>
            </w:r>
          </w:p>
        </w:tc>
        <w:tc>
          <w:tcPr>
            <w:tcW w:w="936"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14:paraId="49F98DD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1,482</w:t>
            </w:r>
          </w:p>
        </w:tc>
        <w:tc>
          <w:tcPr>
            <w:tcW w:w="93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05C3163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1,482</w:t>
            </w:r>
          </w:p>
        </w:tc>
        <w:tc>
          <w:tcPr>
            <w:tcW w:w="93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83752A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1,749</w:t>
            </w:r>
          </w:p>
        </w:tc>
        <w:tc>
          <w:tcPr>
            <w:tcW w:w="936"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D69DBD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1,749</w:t>
            </w:r>
          </w:p>
        </w:tc>
      </w:tr>
      <w:tr w:rsidR="007F414F" w14:paraId="4A5BF9C5" w14:textId="77777777">
        <w:trPr>
          <w:jc w:val="center"/>
        </w:trPr>
        <w:tc>
          <w:tcPr>
            <w:tcW w:w="1584" w:type="dxa"/>
            <w:vMerge/>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DB987F"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pPr>
          </w:p>
        </w:tc>
        <w:tc>
          <w:tcPr>
            <w:tcW w:w="1368" w:type="dxa"/>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7610E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E</w:t>
            </w:r>
          </w:p>
        </w:tc>
        <w:tc>
          <w:tcPr>
            <w:tcW w:w="936" w:type="dxa"/>
            <w:tcBorders>
              <w:top w:val="none" w:sz="0" w:space="0" w:color="000000"/>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14:paraId="37738D2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794</w:t>
            </w:r>
          </w:p>
        </w:tc>
        <w:tc>
          <w:tcPr>
            <w:tcW w:w="936"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14:paraId="66FA776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794</w:t>
            </w:r>
          </w:p>
        </w:tc>
        <w:tc>
          <w:tcPr>
            <w:tcW w:w="93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31C324F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341</w:t>
            </w:r>
          </w:p>
        </w:tc>
        <w:tc>
          <w:tcPr>
            <w:tcW w:w="936"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266D4E2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341</w:t>
            </w:r>
          </w:p>
        </w:tc>
      </w:tr>
      <w:tr w:rsidR="007F414F" w14:paraId="01E72EB6" w14:textId="77777777">
        <w:trPr>
          <w:jc w:val="center"/>
        </w:trPr>
        <w:tc>
          <w:tcPr>
            <w:tcW w:w="1584"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589DEF8"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pPr>
          </w:p>
        </w:tc>
        <w:tc>
          <w:tcPr>
            <w:tcW w:w="1368"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53BB938"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1872" w:type="dxa"/>
            <w:gridSpan w:val="2"/>
            <w:tcBorders>
              <w:top w:val="single" w:sz="8" w:space="0" w:color="666666"/>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14:paraId="6F3D6D1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 xml:space="preserve">As determined </w:t>
            </w:r>
            <w:r>
              <w:rPr>
                <w:rFonts w:eastAsia="Times New Roman" w:cs="Times New Roman"/>
                <w:i/>
                <w:color w:val="000000"/>
                <w:szCs w:val="22"/>
              </w:rPr>
              <w:t>last</w:t>
            </w:r>
            <w:r>
              <w:rPr>
                <w:rFonts w:eastAsia="Times New Roman" w:cs="Times New Roman"/>
                <w:color w:val="000000"/>
                <w:szCs w:val="22"/>
              </w:rPr>
              <w:t xml:space="preserve"> year for:</w:t>
            </w:r>
          </w:p>
        </w:tc>
        <w:tc>
          <w:tcPr>
            <w:tcW w:w="1872" w:type="dxa"/>
            <w:gridSpan w:val="2"/>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14:paraId="228FCE3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 xml:space="preserve">As determined </w:t>
            </w:r>
            <w:r>
              <w:rPr>
                <w:rFonts w:eastAsia="Times New Roman" w:cs="Times New Roman"/>
                <w:i/>
                <w:color w:val="000000"/>
                <w:szCs w:val="22"/>
              </w:rPr>
              <w:t>this</w:t>
            </w:r>
            <w:r>
              <w:rPr>
                <w:rFonts w:eastAsia="Times New Roman" w:cs="Times New Roman"/>
                <w:color w:val="000000"/>
                <w:szCs w:val="22"/>
              </w:rPr>
              <w:t xml:space="preserve"> year for:</w:t>
            </w:r>
          </w:p>
        </w:tc>
      </w:tr>
      <w:tr w:rsidR="007F414F" w14:paraId="336B15C3" w14:textId="77777777">
        <w:trPr>
          <w:jc w:val="center"/>
        </w:trPr>
        <w:tc>
          <w:tcPr>
            <w:tcW w:w="2952" w:type="dxa"/>
            <w:gridSpan w:val="2"/>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F7B2F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b/>
                <w:color w:val="000000"/>
                <w:szCs w:val="22"/>
              </w:rPr>
              <w:t>Status</w:t>
            </w:r>
          </w:p>
        </w:tc>
        <w:tc>
          <w:tcPr>
            <w:tcW w:w="936" w:type="dxa"/>
            <w:tcBorders>
              <w:top w:val="none" w:sz="0" w:space="0" w:color="000000"/>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14:paraId="6599861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commentRangeStart w:id="5"/>
            <w:r>
              <w:rPr>
                <w:rFonts w:eastAsia="Times New Roman" w:cs="Times New Roman"/>
                <w:color w:val="000000"/>
                <w:szCs w:val="22"/>
              </w:rPr>
              <w:t>2020</w:t>
            </w:r>
          </w:p>
        </w:tc>
        <w:tc>
          <w:tcPr>
            <w:tcW w:w="936"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14:paraId="4DB9574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2021</w:t>
            </w:r>
            <w:commentRangeEnd w:id="5"/>
            <w:r>
              <w:rPr>
                <w:rStyle w:val="CommentReference"/>
              </w:rPr>
              <w:commentReference w:id="5"/>
            </w:r>
          </w:p>
        </w:tc>
        <w:tc>
          <w:tcPr>
            <w:tcW w:w="93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5A56FAF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2022</w:t>
            </w:r>
          </w:p>
        </w:tc>
        <w:tc>
          <w:tcPr>
            <w:tcW w:w="936"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55E7A9D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2023</w:t>
            </w:r>
          </w:p>
        </w:tc>
      </w:tr>
      <w:tr w:rsidR="007F414F" w14:paraId="11947D4B" w14:textId="77777777">
        <w:trPr>
          <w:jc w:val="center"/>
        </w:trPr>
        <w:tc>
          <w:tcPr>
            <w:tcW w:w="2952" w:type="dxa"/>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2EBB5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color w:val="000000"/>
                <w:szCs w:val="22"/>
              </w:rPr>
              <w:t>Overfishing?</w:t>
            </w:r>
          </w:p>
        </w:tc>
        <w:tc>
          <w:tcPr>
            <w:tcW w:w="936" w:type="dxa"/>
            <w:tcBorders>
              <w:top w:val="single" w:sz="8" w:space="0" w:color="666666"/>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14:paraId="51D51EB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No</w:t>
            </w:r>
          </w:p>
        </w:tc>
        <w:tc>
          <w:tcPr>
            <w:tcW w:w="936" w:type="dxa"/>
            <w:tcBorders>
              <w:top w:val="single" w:sz="8" w:space="0" w:color="666666"/>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14:paraId="7807475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n/a</w:t>
            </w:r>
          </w:p>
        </w:tc>
        <w:tc>
          <w:tcPr>
            <w:tcW w:w="936" w:type="dxa"/>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4A48A2A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No</w:t>
            </w:r>
          </w:p>
        </w:tc>
        <w:tc>
          <w:tcPr>
            <w:tcW w:w="936" w:type="dxa"/>
            <w:tcBorders>
              <w:top w:val="single" w:sz="8" w:space="0" w:color="666666"/>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5F95D18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n/a</w:t>
            </w:r>
          </w:p>
        </w:tc>
      </w:tr>
    </w:tbl>
    <w:p w14:paraId="089757C7" w14:textId="77777777" w:rsidR="007F414F" w:rsidRDefault="00256CC9">
      <w:pPr>
        <w:pStyle w:val="BodyText"/>
      </w:pPr>
      <w:r>
        <w:t> </w:t>
      </w:r>
    </w:p>
    <w:tbl>
      <w:tblPr>
        <w:tblW w:w="0" w:type="auto"/>
        <w:jc w:val="center"/>
        <w:tblLayout w:type="fixed"/>
        <w:tblLook w:val="0420" w:firstRow="1" w:lastRow="0" w:firstColumn="0" w:lastColumn="0" w:noHBand="0" w:noVBand="1"/>
      </w:tblPr>
      <w:tblGrid>
        <w:gridCol w:w="1584"/>
        <w:gridCol w:w="1368"/>
        <w:gridCol w:w="936"/>
        <w:gridCol w:w="936"/>
        <w:gridCol w:w="936"/>
        <w:gridCol w:w="936"/>
      </w:tblGrid>
      <w:tr w:rsidR="007F414F" w14:paraId="2CC7D2F9" w14:textId="77777777">
        <w:trPr>
          <w:tblHeader/>
          <w:jc w:val="center"/>
        </w:trPr>
        <w:tc>
          <w:tcPr>
            <w:tcW w:w="6696" w:type="dxa"/>
            <w:gridSpan w:val="6"/>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0F233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Longnose skate (</w:t>
            </w:r>
            <w:r>
              <w:rPr>
                <w:rFonts w:eastAsia="Times New Roman" w:cs="Times New Roman"/>
                <w:b/>
                <w:i/>
                <w:color w:val="000000"/>
                <w:szCs w:val="22"/>
              </w:rPr>
              <w:t>Raja rhina</w:t>
            </w:r>
            <w:r>
              <w:rPr>
                <w:rFonts w:eastAsia="Times New Roman" w:cs="Times New Roman"/>
                <w:b/>
                <w:color w:val="000000"/>
                <w:szCs w:val="22"/>
              </w:rPr>
              <w:t>)</w:t>
            </w:r>
          </w:p>
        </w:tc>
      </w:tr>
      <w:tr w:rsidR="007F414F" w14:paraId="0482974D" w14:textId="77777777">
        <w:trPr>
          <w:tblHeader/>
          <w:jc w:val="center"/>
        </w:trPr>
        <w:tc>
          <w:tcPr>
            <w:tcW w:w="2952" w:type="dxa"/>
            <w:gridSpan w:val="2"/>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14:paraId="08F55EF2"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pPr>
          </w:p>
        </w:tc>
        <w:tc>
          <w:tcPr>
            <w:tcW w:w="1872" w:type="dxa"/>
            <w:gridSpan w:val="2"/>
            <w:tcBorders>
              <w:top w:val="single" w:sz="8" w:space="0" w:color="666666"/>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14:paraId="48481E2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 xml:space="preserve">As estimated or </w:t>
            </w:r>
            <w:r>
              <w:rPr>
                <w:rFonts w:eastAsia="Times New Roman" w:cs="Times New Roman"/>
                <w:i/>
                <w:color w:val="000000"/>
                <w:szCs w:val="22"/>
              </w:rPr>
              <w:t>specified last</w:t>
            </w:r>
            <w:r>
              <w:rPr>
                <w:rFonts w:eastAsia="Times New Roman" w:cs="Times New Roman"/>
                <w:color w:val="000000"/>
                <w:szCs w:val="22"/>
              </w:rPr>
              <w:t xml:space="preserve"> year for:</w:t>
            </w:r>
          </w:p>
        </w:tc>
        <w:tc>
          <w:tcPr>
            <w:tcW w:w="1872" w:type="dxa"/>
            <w:gridSpan w:val="2"/>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14:paraId="11B915B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 xml:space="preserve">As estimated or </w:t>
            </w:r>
            <w:r>
              <w:rPr>
                <w:rFonts w:eastAsia="Times New Roman" w:cs="Times New Roman"/>
                <w:i/>
                <w:color w:val="000000"/>
                <w:szCs w:val="22"/>
              </w:rPr>
              <w:t>recommended this</w:t>
            </w:r>
            <w:r>
              <w:rPr>
                <w:rFonts w:eastAsia="Times New Roman" w:cs="Times New Roman"/>
                <w:color w:val="000000"/>
                <w:szCs w:val="22"/>
              </w:rPr>
              <w:t xml:space="preserve"> year for:</w:t>
            </w:r>
          </w:p>
        </w:tc>
      </w:tr>
      <w:tr w:rsidR="007F414F" w14:paraId="03997A2B" w14:textId="77777777">
        <w:trPr>
          <w:tblHeader/>
          <w:jc w:val="center"/>
        </w:trPr>
        <w:tc>
          <w:tcPr>
            <w:tcW w:w="2952" w:type="dxa"/>
            <w:gridSpan w:val="2"/>
            <w:tcBorders>
              <w:top w:val="none" w:sz="0" w:space="0" w:color="000000"/>
              <w:left w:val="single" w:sz="8" w:space="0" w:color="666666"/>
              <w:bottom w:val="single" w:sz="16" w:space="0" w:color="000000"/>
              <w:right w:val="single" w:sz="8" w:space="0" w:color="666666"/>
            </w:tcBorders>
            <w:shd w:val="clear" w:color="auto" w:fill="FFFFFF"/>
            <w:tcMar>
              <w:top w:w="0" w:type="dxa"/>
              <w:left w:w="0" w:type="dxa"/>
              <w:bottom w:w="0" w:type="dxa"/>
              <w:right w:w="0" w:type="dxa"/>
            </w:tcMar>
            <w:vAlign w:val="center"/>
          </w:tcPr>
          <w:p w14:paraId="20F3109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b/>
                <w:color w:val="000000"/>
                <w:szCs w:val="22"/>
              </w:rPr>
              <w:t>Quantity</w:t>
            </w:r>
          </w:p>
        </w:tc>
        <w:tc>
          <w:tcPr>
            <w:tcW w:w="936" w:type="dxa"/>
            <w:tcBorders>
              <w:top w:val="none" w:sz="0" w:space="0" w:color="000000"/>
              <w:left w:val="single" w:sz="8" w:space="0" w:color="666666"/>
              <w:bottom w:val="single" w:sz="16" w:space="0" w:color="000000"/>
              <w:right w:val="none" w:sz="0" w:space="0" w:color="000000"/>
            </w:tcBorders>
            <w:shd w:val="clear" w:color="auto" w:fill="F7F7F7"/>
            <w:tcMar>
              <w:top w:w="0" w:type="dxa"/>
              <w:left w:w="0" w:type="dxa"/>
              <w:bottom w:w="0" w:type="dxa"/>
              <w:right w:w="0" w:type="dxa"/>
            </w:tcMar>
            <w:vAlign w:val="center"/>
          </w:tcPr>
          <w:p w14:paraId="27CFF30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commentRangeStart w:id="6"/>
            <w:r>
              <w:rPr>
                <w:rFonts w:eastAsia="Times New Roman" w:cs="Times New Roman"/>
                <w:color w:val="000000"/>
                <w:szCs w:val="22"/>
              </w:rPr>
              <w:t>2022</w:t>
            </w:r>
          </w:p>
        </w:tc>
        <w:tc>
          <w:tcPr>
            <w:tcW w:w="936" w:type="dxa"/>
            <w:tcBorders>
              <w:top w:val="none" w:sz="0" w:space="0" w:color="000000"/>
              <w:left w:val="none" w:sz="0" w:space="0" w:color="000000"/>
              <w:bottom w:val="single" w:sz="16" w:space="0" w:color="000000"/>
              <w:right w:val="single" w:sz="8" w:space="0" w:color="666666"/>
            </w:tcBorders>
            <w:shd w:val="clear" w:color="auto" w:fill="F7F7F7"/>
            <w:tcMar>
              <w:top w:w="0" w:type="dxa"/>
              <w:left w:w="0" w:type="dxa"/>
              <w:bottom w:w="0" w:type="dxa"/>
              <w:right w:w="0" w:type="dxa"/>
            </w:tcMar>
            <w:vAlign w:val="center"/>
          </w:tcPr>
          <w:p w14:paraId="6FAB37A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2023</w:t>
            </w:r>
            <w:commentRangeEnd w:id="6"/>
            <w:r>
              <w:rPr>
                <w:rStyle w:val="CommentReference"/>
              </w:rPr>
              <w:commentReference w:id="6"/>
            </w:r>
          </w:p>
        </w:tc>
        <w:tc>
          <w:tcPr>
            <w:tcW w:w="936" w:type="dxa"/>
            <w:tcBorders>
              <w:top w:val="none" w:sz="0" w:space="0" w:color="000000"/>
              <w:left w:val="single" w:sz="8" w:space="0" w:color="666666"/>
              <w:bottom w:val="single" w:sz="16" w:space="0" w:color="000000"/>
              <w:right w:val="none" w:sz="0" w:space="0" w:color="000000"/>
            </w:tcBorders>
            <w:shd w:val="clear" w:color="auto" w:fill="FFFFFF"/>
            <w:tcMar>
              <w:top w:w="0" w:type="dxa"/>
              <w:left w:w="0" w:type="dxa"/>
              <w:bottom w:w="0" w:type="dxa"/>
              <w:right w:w="0" w:type="dxa"/>
            </w:tcMar>
            <w:vAlign w:val="center"/>
          </w:tcPr>
          <w:p w14:paraId="1682A88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2024</w:t>
            </w:r>
          </w:p>
        </w:tc>
        <w:tc>
          <w:tcPr>
            <w:tcW w:w="936" w:type="dxa"/>
            <w:tcBorders>
              <w:top w:val="none" w:sz="0" w:space="0" w:color="000000"/>
              <w:left w:val="none" w:sz="0" w:space="0" w:color="000000"/>
              <w:bottom w:val="single" w:sz="16" w:space="0" w:color="000000"/>
              <w:right w:val="single" w:sz="8" w:space="0" w:color="666666"/>
            </w:tcBorders>
            <w:shd w:val="clear" w:color="auto" w:fill="FFFFFF"/>
            <w:tcMar>
              <w:top w:w="0" w:type="dxa"/>
              <w:left w:w="0" w:type="dxa"/>
              <w:bottom w:w="0" w:type="dxa"/>
              <w:right w:w="0" w:type="dxa"/>
            </w:tcMar>
            <w:vAlign w:val="center"/>
          </w:tcPr>
          <w:p w14:paraId="2D8933E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2025</w:t>
            </w:r>
          </w:p>
        </w:tc>
      </w:tr>
      <w:tr w:rsidR="007F414F" w14:paraId="1052317A" w14:textId="77777777">
        <w:trPr>
          <w:jc w:val="center"/>
        </w:trPr>
        <w:tc>
          <w:tcPr>
            <w:tcW w:w="2952" w:type="dxa"/>
            <w:gridSpan w:val="2"/>
            <w:tcBorders>
              <w:top w:val="single" w:sz="16" w:space="0" w:color="000000"/>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14:paraId="31F0752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i/>
                <w:color w:val="000000"/>
                <w:szCs w:val="22"/>
              </w:rPr>
              <w:t>M</w:t>
            </w:r>
            <w:r>
              <w:rPr>
                <w:rFonts w:eastAsia="Times New Roman" w:cs="Times New Roman"/>
                <w:color w:val="000000"/>
                <w:szCs w:val="22"/>
              </w:rPr>
              <w:t xml:space="preserve"> (natural mortality rate)</w:t>
            </w:r>
          </w:p>
        </w:tc>
        <w:tc>
          <w:tcPr>
            <w:tcW w:w="936" w:type="dxa"/>
            <w:tcBorders>
              <w:top w:val="single" w:sz="16"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14:paraId="70CB0F1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w:t>
            </w:r>
          </w:p>
        </w:tc>
        <w:tc>
          <w:tcPr>
            <w:tcW w:w="936" w:type="dxa"/>
            <w:tcBorders>
              <w:top w:val="single" w:sz="16"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390FC35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w:t>
            </w:r>
          </w:p>
        </w:tc>
        <w:tc>
          <w:tcPr>
            <w:tcW w:w="936" w:type="dxa"/>
            <w:tcBorders>
              <w:top w:val="single" w:sz="16"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CC5F1E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w:t>
            </w:r>
          </w:p>
        </w:tc>
        <w:tc>
          <w:tcPr>
            <w:tcW w:w="936" w:type="dxa"/>
            <w:tcBorders>
              <w:top w:val="single" w:sz="16"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0DD996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w:t>
            </w:r>
          </w:p>
        </w:tc>
      </w:tr>
      <w:tr w:rsidR="007F414F" w14:paraId="77E25861" w14:textId="77777777">
        <w:trPr>
          <w:jc w:val="center"/>
        </w:trPr>
        <w:tc>
          <w:tcPr>
            <w:tcW w:w="2952" w:type="dxa"/>
            <w:gridSpan w:val="2"/>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40C5E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color w:val="000000"/>
                <w:szCs w:val="22"/>
              </w:rPr>
              <w:t>Tier</w:t>
            </w:r>
          </w:p>
        </w:tc>
        <w:tc>
          <w:tcPr>
            <w:tcW w:w="936" w:type="dxa"/>
            <w:tcBorders>
              <w:top w:val="none" w:sz="0" w:space="0" w:color="000000"/>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14:paraId="1BF3F0D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w:t>
            </w:r>
          </w:p>
        </w:tc>
        <w:tc>
          <w:tcPr>
            <w:tcW w:w="936"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14:paraId="786AAF4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w:t>
            </w:r>
          </w:p>
        </w:tc>
        <w:tc>
          <w:tcPr>
            <w:tcW w:w="93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2FD44FA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w:t>
            </w:r>
          </w:p>
        </w:tc>
        <w:tc>
          <w:tcPr>
            <w:tcW w:w="936"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7F0181E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w:t>
            </w:r>
          </w:p>
        </w:tc>
      </w:tr>
      <w:tr w:rsidR="007F414F" w14:paraId="71C42CEC" w14:textId="77777777">
        <w:trPr>
          <w:jc w:val="center"/>
        </w:trPr>
        <w:tc>
          <w:tcPr>
            <w:tcW w:w="1584"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65880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color w:val="000000"/>
                <w:szCs w:val="22"/>
              </w:rPr>
              <w:t>Biomass (t)</w:t>
            </w:r>
          </w:p>
        </w:tc>
        <w:tc>
          <w:tcPr>
            <w:tcW w:w="1368" w:type="dxa"/>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14:paraId="6F20926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W</w:t>
            </w:r>
          </w:p>
        </w:tc>
        <w:tc>
          <w:tcPr>
            <w:tcW w:w="936" w:type="dxa"/>
            <w:tcBorders>
              <w:top w:val="single" w:sz="8" w:space="0" w:color="666666"/>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14:paraId="4F9DE1D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2,013</w:t>
            </w:r>
          </w:p>
        </w:tc>
        <w:tc>
          <w:tcPr>
            <w:tcW w:w="936" w:type="dxa"/>
            <w:tcBorders>
              <w:top w:val="single" w:sz="8" w:space="0" w:color="666666"/>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76EE06B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2,013</w:t>
            </w:r>
          </w:p>
        </w:tc>
        <w:tc>
          <w:tcPr>
            <w:tcW w:w="93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4838B5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1,384</w:t>
            </w:r>
          </w:p>
        </w:tc>
        <w:tc>
          <w:tcPr>
            <w:tcW w:w="936"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58671A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1,384</w:t>
            </w:r>
          </w:p>
        </w:tc>
      </w:tr>
      <w:tr w:rsidR="007F414F" w14:paraId="23A79D2B" w14:textId="77777777">
        <w:trPr>
          <w:jc w:val="center"/>
        </w:trPr>
        <w:tc>
          <w:tcPr>
            <w:tcW w:w="1584" w:type="dxa"/>
            <w:vMerge/>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14:paraId="0DFC5E96"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pPr>
          </w:p>
        </w:tc>
        <w:tc>
          <w:tcPr>
            <w:tcW w:w="1368" w:type="dxa"/>
            <w:tcBorders>
              <w:top w:val="none" w:sz="0" w:space="0" w:color="000000"/>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14:paraId="25C555E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C</w:t>
            </w:r>
          </w:p>
        </w:tc>
        <w:tc>
          <w:tcPr>
            <w:tcW w:w="936"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14:paraId="1E7DDF6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27,258</w:t>
            </w:r>
          </w:p>
        </w:tc>
        <w:tc>
          <w:tcPr>
            <w:tcW w:w="93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5DF053C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27,258</w:t>
            </w:r>
          </w:p>
        </w:tc>
        <w:tc>
          <w:tcPr>
            <w:tcW w:w="93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7C9C4B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25,249</w:t>
            </w:r>
          </w:p>
        </w:tc>
        <w:tc>
          <w:tcPr>
            <w:tcW w:w="936"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28C83C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25,249</w:t>
            </w:r>
          </w:p>
        </w:tc>
      </w:tr>
      <w:tr w:rsidR="007F414F" w14:paraId="4F15AB42" w14:textId="77777777">
        <w:trPr>
          <w:jc w:val="center"/>
        </w:trPr>
        <w:tc>
          <w:tcPr>
            <w:tcW w:w="1584" w:type="dxa"/>
            <w:vMerge/>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453F7A"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pPr>
          </w:p>
        </w:tc>
        <w:tc>
          <w:tcPr>
            <w:tcW w:w="1368" w:type="dxa"/>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A128C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E</w:t>
            </w:r>
          </w:p>
        </w:tc>
        <w:tc>
          <w:tcPr>
            <w:tcW w:w="936" w:type="dxa"/>
            <w:tcBorders>
              <w:top w:val="none" w:sz="0" w:space="0" w:color="000000"/>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14:paraId="60A52A4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6,890</w:t>
            </w:r>
          </w:p>
        </w:tc>
        <w:tc>
          <w:tcPr>
            <w:tcW w:w="936"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14:paraId="3B5418D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6,890</w:t>
            </w:r>
          </w:p>
        </w:tc>
        <w:tc>
          <w:tcPr>
            <w:tcW w:w="93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244B018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7,172</w:t>
            </w:r>
          </w:p>
        </w:tc>
        <w:tc>
          <w:tcPr>
            <w:tcW w:w="936"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6C8540D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7,172</w:t>
            </w:r>
          </w:p>
        </w:tc>
      </w:tr>
      <w:tr w:rsidR="007F414F" w14:paraId="0A20CA07" w14:textId="77777777">
        <w:trPr>
          <w:jc w:val="center"/>
        </w:trPr>
        <w:tc>
          <w:tcPr>
            <w:tcW w:w="1584"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57E882"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pP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7F7B6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GOA Wide</w:t>
            </w:r>
          </w:p>
        </w:tc>
        <w:tc>
          <w:tcPr>
            <w:tcW w:w="936" w:type="dxa"/>
            <w:tcBorders>
              <w:top w:val="single" w:sz="8" w:space="0" w:color="666666"/>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14:paraId="35AEC0E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36,162</w:t>
            </w:r>
          </w:p>
        </w:tc>
        <w:tc>
          <w:tcPr>
            <w:tcW w:w="936" w:type="dxa"/>
            <w:tcBorders>
              <w:top w:val="single" w:sz="8" w:space="0" w:color="666666"/>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14:paraId="0C2BB35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36,162</w:t>
            </w:r>
          </w:p>
        </w:tc>
        <w:tc>
          <w:tcPr>
            <w:tcW w:w="936" w:type="dxa"/>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038AF55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33,804</w:t>
            </w:r>
          </w:p>
        </w:tc>
        <w:tc>
          <w:tcPr>
            <w:tcW w:w="936" w:type="dxa"/>
            <w:tcBorders>
              <w:top w:val="single" w:sz="8" w:space="0" w:color="666666"/>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04F3701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33,804</w:t>
            </w:r>
          </w:p>
        </w:tc>
      </w:tr>
      <w:tr w:rsidR="007F414F" w14:paraId="3B7F316C" w14:textId="77777777">
        <w:trPr>
          <w:jc w:val="center"/>
        </w:trPr>
        <w:tc>
          <w:tcPr>
            <w:tcW w:w="2952" w:type="dxa"/>
            <w:gridSpan w:val="2"/>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14:paraId="26F3189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i/>
                <w:color w:val="000000"/>
                <w:szCs w:val="22"/>
              </w:rPr>
              <w:t>F</w:t>
            </w:r>
            <w:r>
              <w:rPr>
                <w:rFonts w:eastAsia="Times New Roman" w:cs="Times New Roman"/>
                <w:i/>
                <w:color w:val="000000"/>
                <w:szCs w:val="22"/>
                <w:vertAlign w:val="subscript"/>
              </w:rPr>
              <w:t>OFL</w:t>
            </w:r>
          </w:p>
        </w:tc>
        <w:tc>
          <w:tcPr>
            <w:tcW w:w="936" w:type="dxa"/>
            <w:tcBorders>
              <w:top w:val="single" w:sz="8" w:space="0" w:color="666666"/>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14:paraId="5702BBC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0.100</w:t>
            </w:r>
          </w:p>
        </w:tc>
        <w:tc>
          <w:tcPr>
            <w:tcW w:w="936" w:type="dxa"/>
            <w:tcBorders>
              <w:top w:val="single" w:sz="8" w:space="0" w:color="666666"/>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1EEAD59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0.100</w:t>
            </w:r>
          </w:p>
        </w:tc>
        <w:tc>
          <w:tcPr>
            <w:tcW w:w="93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210542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0.100</w:t>
            </w:r>
          </w:p>
        </w:tc>
        <w:tc>
          <w:tcPr>
            <w:tcW w:w="936"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779174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0.100</w:t>
            </w:r>
          </w:p>
        </w:tc>
      </w:tr>
      <w:tr w:rsidR="007F414F" w14:paraId="58B7C811" w14:textId="77777777">
        <w:trPr>
          <w:jc w:val="center"/>
        </w:trPr>
        <w:tc>
          <w:tcPr>
            <w:tcW w:w="2952" w:type="dxa"/>
            <w:gridSpan w:val="2"/>
            <w:tcBorders>
              <w:top w:val="none" w:sz="0" w:space="0" w:color="000000"/>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14:paraId="1997D74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i/>
                <w:color w:val="000000"/>
                <w:szCs w:val="22"/>
              </w:rPr>
              <w:t>maxF</w:t>
            </w:r>
            <w:r>
              <w:rPr>
                <w:rFonts w:eastAsia="Times New Roman" w:cs="Times New Roman"/>
                <w:i/>
                <w:color w:val="000000"/>
                <w:szCs w:val="22"/>
                <w:vertAlign w:val="subscript"/>
              </w:rPr>
              <w:t>ABC</w:t>
            </w:r>
          </w:p>
        </w:tc>
        <w:tc>
          <w:tcPr>
            <w:tcW w:w="936"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14:paraId="712A668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c>
          <w:tcPr>
            <w:tcW w:w="93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02AB470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c>
          <w:tcPr>
            <w:tcW w:w="93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FD1454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c>
          <w:tcPr>
            <w:tcW w:w="936"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A5C0EF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r>
      <w:tr w:rsidR="007F414F" w14:paraId="6052278B" w14:textId="77777777">
        <w:trPr>
          <w:jc w:val="center"/>
        </w:trPr>
        <w:tc>
          <w:tcPr>
            <w:tcW w:w="2952" w:type="dxa"/>
            <w:gridSpan w:val="2"/>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830AF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i/>
                <w:color w:val="000000"/>
                <w:szCs w:val="22"/>
              </w:rPr>
              <w:t>F</w:t>
            </w:r>
            <w:r>
              <w:rPr>
                <w:rFonts w:eastAsia="Times New Roman" w:cs="Times New Roman"/>
                <w:i/>
                <w:color w:val="000000"/>
                <w:szCs w:val="22"/>
                <w:vertAlign w:val="subscript"/>
              </w:rPr>
              <w:t>ABC</w:t>
            </w:r>
          </w:p>
        </w:tc>
        <w:tc>
          <w:tcPr>
            <w:tcW w:w="936" w:type="dxa"/>
            <w:tcBorders>
              <w:top w:val="none" w:sz="0" w:space="0" w:color="000000"/>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14:paraId="4747A66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c>
          <w:tcPr>
            <w:tcW w:w="936"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14:paraId="22C88C8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c>
          <w:tcPr>
            <w:tcW w:w="93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02C2C95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c>
          <w:tcPr>
            <w:tcW w:w="936"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05B3DDD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r>
      <w:tr w:rsidR="007F414F" w14:paraId="111A6E52" w14:textId="77777777">
        <w:trPr>
          <w:jc w:val="center"/>
        </w:trPr>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C3F74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color w:val="000000"/>
                <w:szCs w:val="22"/>
              </w:rPr>
              <w:t>OFL (t)</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F2FA2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GOA Wide</w:t>
            </w:r>
          </w:p>
        </w:tc>
        <w:tc>
          <w:tcPr>
            <w:tcW w:w="936" w:type="dxa"/>
            <w:tcBorders>
              <w:top w:val="single" w:sz="8" w:space="0" w:color="666666"/>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14:paraId="3674427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3,616</w:t>
            </w:r>
          </w:p>
        </w:tc>
        <w:tc>
          <w:tcPr>
            <w:tcW w:w="936" w:type="dxa"/>
            <w:tcBorders>
              <w:top w:val="single" w:sz="8" w:space="0" w:color="666666"/>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14:paraId="252709A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3,616</w:t>
            </w:r>
          </w:p>
        </w:tc>
        <w:tc>
          <w:tcPr>
            <w:tcW w:w="936" w:type="dxa"/>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65AA228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3,380</w:t>
            </w:r>
          </w:p>
        </w:tc>
        <w:tc>
          <w:tcPr>
            <w:tcW w:w="936" w:type="dxa"/>
            <w:tcBorders>
              <w:top w:val="single" w:sz="8" w:space="0" w:color="666666"/>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4AFAC31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3,380</w:t>
            </w:r>
          </w:p>
        </w:tc>
      </w:tr>
      <w:tr w:rsidR="007F414F" w14:paraId="6E35E222" w14:textId="77777777">
        <w:trPr>
          <w:jc w:val="center"/>
        </w:trPr>
        <w:tc>
          <w:tcPr>
            <w:tcW w:w="1584"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06FF0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i/>
                <w:color w:val="000000"/>
                <w:szCs w:val="22"/>
              </w:rPr>
              <w:lastRenderedPageBreak/>
              <w:t>max</w:t>
            </w:r>
            <w:r>
              <w:rPr>
                <w:rFonts w:eastAsia="Times New Roman" w:cs="Times New Roman"/>
                <w:color w:val="000000"/>
                <w:szCs w:val="22"/>
              </w:rPr>
              <w:t>ABC (t)</w:t>
            </w:r>
          </w:p>
        </w:tc>
        <w:tc>
          <w:tcPr>
            <w:tcW w:w="1368" w:type="dxa"/>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14:paraId="2D72951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W</w:t>
            </w:r>
          </w:p>
        </w:tc>
        <w:tc>
          <w:tcPr>
            <w:tcW w:w="936" w:type="dxa"/>
            <w:tcBorders>
              <w:top w:val="single" w:sz="8" w:space="0" w:color="666666"/>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14:paraId="1FCDB21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151</w:t>
            </w:r>
          </w:p>
        </w:tc>
        <w:tc>
          <w:tcPr>
            <w:tcW w:w="936" w:type="dxa"/>
            <w:tcBorders>
              <w:top w:val="single" w:sz="8" w:space="0" w:color="666666"/>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31364BC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151</w:t>
            </w:r>
          </w:p>
        </w:tc>
        <w:tc>
          <w:tcPr>
            <w:tcW w:w="93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B055A2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104</w:t>
            </w:r>
          </w:p>
        </w:tc>
        <w:tc>
          <w:tcPr>
            <w:tcW w:w="936"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760234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104</w:t>
            </w:r>
          </w:p>
        </w:tc>
      </w:tr>
      <w:tr w:rsidR="007F414F" w14:paraId="57A1CB01" w14:textId="77777777">
        <w:trPr>
          <w:jc w:val="center"/>
        </w:trPr>
        <w:tc>
          <w:tcPr>
            <w:tcW w:w="1584" w:type="dxa"/>
            <w:vMerge/>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14:paraId="24312AEA"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pPr>
          </w:p>
        </w:tc>
        <w:tc>
          <w:tcPr>
            <w:tcW w:w="1368" w:type="dxa"/>
            <w:tcBorders>
              <w:top w:val="none" w:sz="0" w:space="0" w:color="000000"/>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14:paraId="0D48108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C</w:t>
            </w:r>
          </w:p>
        </w:tc>
        <w:tc>
          <w:tcPr>
            <w:tcW w:w="936"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14:paraId="20AEC36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2,044</w:t>
            </w:r>
          </w:p>
        </w:tc>
        <w:tc>
          <w:tcPr>
            <w:tcW w:w="93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6B8A9D9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2,044</w:t>
            </w:r>
          </w:p>
        </w:tc>
        <w:tc>
          <w:tcPr>
            <w:tcW w:w="93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FCC373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1,894</w:t>
            </w:r>
          </w:p>
        </w:tc>
        <w:tc>
          <w:tcPr>
            <w:tcW w:w="936"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86E398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1,894</w:t>
            </w:r>
          </w:p>
        </w:tc>
      </w:tr>
      <w:tr w:rsidR="007F414F" w14:paraId="006D9CCC" w14:textId="77777777">
        <w:trPr>
          <w:jc w:val="center"/>
        </w:trPr>
        <w:tc>
          <w:tcPr>
            <w:tcW w:w="1584" w:type="dxa"/>
            <w:vMerge/>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F5D2D5"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pPr>
          </w:p>
        </w:tc>
        <w:tc>
          <w:tcPr>
            <w:tcW w:w="1368" w:type="dxa"/>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A61DA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E</w:t>
            </w:r>
          </w:p>
        </w:tc>
        <w:tc>
          <w:tcPr>
            <w:tcW w:w="936" w:type="dxa"/>
            <w:tcBorders>
              <w:top w:val="none" w:sz="0" w:space="0" w:color="000000"/>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14:paraId="20CD700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517</w:t>
            </w:r>
          </w:p>
        </w:tc>
        <w:tc>
          <w:tcPr>
            <w:tcW w:w="936"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14:paraId="0450ACB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517</w:t>
            </w:r>
          </w:p>
        </w:tc>
        <w:tc>
          <w:tcPr>
            <w:tcW w:w="93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25FFBED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538</w:t>
            </w:r>
          </w:p>
        </w:tc>
        <w:tc>
          <w:tcPr>
            <w:tcW w:w="936"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5F48A1A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538</w:t>
            </w:r>
          </w:p>
        </w:tc>
      </w:tr>
      <w:tr w:rsidR="007F414F" w14:paraId="5CCE33EC" w14:textId="77777777">
        <w:trPr>
          <w:jc w:val="center"/>
        </w:trPr>
        <w:tc>
          <w:tcPr>
            <w:tcW w:w="1584"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24E28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color w:val="000000"/>
                <w:szCs w:val="22"/>
              </w:rPr>
              <w:t>ABC (t)</w:t>
            </w:r>
          </w:p>
        </w:tc>
        <w:tc>
          <w:tcPr>
            <w:tcW w:w="1368" w:type="dxa"/>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14:paraId="0A13132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W</w:t>
            </w:r>
          </w:p>
        </w:tc>
        <w:tc>
          <w:tcPr>
            <w:tcW w:w="936" w:type="dxa"/>
            <w:tcBorders>
              <w:top w:val="single" w:sz="8" w:space="0" w:color="666666"/>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14:paraId="18D2E12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151</w:t>
            </w:r>
          </w:p>
        </w:tc>
        <w:tc>
          <w:tcPr>
            <w:tcW w:w="936" w:type="dxa"/>
            <w:tcBorders>
              <w:top w:val="single" w:sz="8" w:space="0" w:color="666666"/>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6D1366E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151</w:t>
            </w:r>
          </w:p>
        </w:tc>
        <w:tc>
          <w:tcPr>
            <w:tcW w:w="93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C60493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104</w:t>
            </w:r>
          </w:p>
        </w:tc>
        <w:tc>
          <w:tcPr>
            <w:tcW w:w="936"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4E553D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104</w:t>
            </w:r>
          </w:p>
        </w:tc>
      </w:tr>
      <w:tr w:rsidR="007F414F" w14:paraId="3D94F426" w14:textId="77777777">
        <w:trPr>
          <w:jc w:val="center"/>
        </w:trPr>
        <w:tc>
          <w:tcPr>
            <w:tcW w:w="1584" w:type="dxa"/>
            <w:vMerge/>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14:paraId="6DAAD640"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pPr>
          </w:p>
        </w:tc>
        <w:tc>
          <w:tcPr>
            <w:tcW w:w="1368" w:type="dxa"/>
            <w:tcBorders>
              <w:top w:val="none" w:sz="0" w:space="0" w:color="000000"/>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14:paraId="4DEA363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C</w:t>
            </w:r>
          </w:p>
        </w:tc>
        <w:tc>
          <w:tcPr>
            <w:tcW w:w="936"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14:paraId="2D2E6AE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2,044</w:t>
            </w:r>
          </w:p>
        </w:tc>
        <w:tc>
          <w:tcPr>
            <w:tcW w:w="93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68C78C4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2,044</w:t>
            </w:r>
          </w:p>
        </w:tc>
        <w:tc>
          <w:tcPr>
            <w:tcW w:w="93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A5DB61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1,894</w:t>
            </w:r>
          </w:p>
        </w:tc>
        <w:tc>
          <w:tcPr>
            <w:tcW w:w="936"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81F8DF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1,894</w:t>
            </w:r>
          </w:p>
        </w:tc>
      </w:tr>
      <w:tr w:rsidR="007F414F" w14:paraId="69E0EB6F" w14:textId="77777777">
        <w:trPr>
          <w:jc w:val="center"/>
        </w:trPr>
        <w:tc>
          <w:tcPr>
            <w:tcW w:w="1584" w:type="dxa"/>
            <w:vMerge/>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6725FB"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pPr>
          </w:p>
        </w:tc>
        <w:tc>
          <w:tcPr>
            <w:tcW w:w="1368" w:type="dxa"/>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28CF4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E</w:t>
            </w:r>
          </w:p>
        </w:tc>
        <w:tc>
          <w:tcPr>
            <w:tcW w:w="936" w:type="dxa"/>
            <w:tcBorders>
              <w:top w:val="none" w:sz="0" w:space="0" w:color="000000"/>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14:paraId="4EA56A8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517</w:t>
            </w:r>
          </w:p>
        </w:tc>
        <w:tc>
          <w:tcPr>
            <w:tcW w:w="936"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14:paraId="3AF4A7A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517</w:t>
            </w:r>
          </w:p>
        </w:tc>
        <w:tc>
          <w:tcPr>
            <w:tcW w:w="93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56D110C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538</w:t>
            </w:r>
          </w:p>
        </w:tc>
        <w:tc>
          <w:tcPr>
            <w:tcW w:w="936"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2D7E85D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538</w:t>
            </w:r>
          </w:p>
        </w:tc>
      </w:tr>
      <w:tr w:rsidR="007F414F" w14:paraId="61943F0D" w14:textId="77777777">
        <w:trPr>
          <w:jc w:val="center"/>
        </w:trPr>
        <w:tc>
          <w:tcPr>
            <w:tcW w:w="1584"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4B4DDDC"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pPr>
          </w:p>
        </w:tc>
        <w:tc>
          <w:tcPr>
            <w:tcW w:w="1368"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9B02746"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1872" w:type="dxa"/>
            <w:gridSpan w:val="2"/>
            <w:tcBorders>
              <w:top w:val="single" w:sz="8" w:space="0" w:color="666666"/>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14:paraId="55DF871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 xml:space="preserve">As determined </w:t>
            </w:r>
            <w:r>
              <w:rPr>
                <w:rFonts w:eastAsia="Times New Roman" w:cs="Times New Roman"/>
                <w:i/>
                <w:color w:val="000000"/>
                <w:szCs w:val="22"/>
              </w:rPr>
              <w:t>last</w:t>
            </w:r>
            <w:r>
              <w:rPr>
                <w:rFonts w:eastAsia="Times New Roman" w:cs="Times New Roman"/>
                <w:color w:val="000000"/>
                <w:szCs w:val="22"/>
              </w:rPr>
              <w:t xml:space="preserve"> year for:</w:t>
            </w:r>
          </w:p>
        </w:tc>
        <w:tc>
          <w:tcPr>
            <w:tcW w:w="1872" w:type="dxa"/>
            <w:gridSpan w:val="2"/>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14:paraId="7B4D5A7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 xml:space="preserve">As determined </w:t>
            </w:r>
            <w:r>
              <w:rPr>
                <w:rFonts w:eastAsia="Times New Roman" w:cs="Times New Roman"/>
                <w:i/>
                <w:color w:val="000000"/>
                <w:szCs w:val="22"/>
              </w:rPr>
              <w:t>this</w:t>
            </w:r>
            <w:r>
              <w:rPr>
                <w:rFonts w:eastAsia="Times New Roman" w:cs="Times New Roman"/>
                <w:color w:val="000000"/>
                <w:szCs w:val="22"/>
              </w:rPr>
              <w:t xml:space="preserve"> year for:</w:t>
            </w:r>
          </w:p>
        </w:tc>
      </w:tr>
      <w:tr w:rsidR="007F414F" w14:paraId="0A229FCA" w14:textId="77777777">
        <w:trPr>
          <w:jc w:val="center"/>
        </w:trPr>
        <w:tc>
          <w:tcPr>
            <w:tcW w:w="2952" w:type="dxa"/>
            <w:gridSpan w:val="2"/>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43BC0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b/>
                <w:color w:val="000000"/>
                <w:szCs w:val="22"/>
              </w:rPr>
              <w:t>Status</w:t>
            </w:r>
          </w:p>
        </w:tc>
        <w:tc>
          <w:tcPr>
            <w:tcW w:w="936" w:type="dxa"/>
            <w:tcBorders>
              <w:top w:val="none" w:sz="0" w:space="0" w:color="000000"/>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14:paraId="3490238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commentRangeStart w:id="7"/>
            <w:r>
              <w:rPr>
                <w:rFonts w:eastAsia="Times New Roman" w:cs="Times New Roman"/>
                <w:color w:val="000000"/>
                <w:szCs w:val="22"/>
              </w:rPr>
              <w:t>2020</w:t>
            </w:r>
          </w:p>
        </w:tc>
        <w:tc>
          <w:tcPr>
            <w:tcW w:w="936"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14:paraId="18AF5EC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2021</w:t>
            </w:r>
            <w:commentRangeEnd w:id="7"/>
            <w:r>
              <w:rPr>
                <w:rStyle w:val="CommentReference"/>
              </w:rPr>
              <w:commentReference w:id="7"/>
            </w:r>
          </w:p>
        </w:tc>
        <w:tc>
          <w:tcPr>
            <w:tcW w:w="93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1AD42B1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2022</w:t>
            </w:r>
          </w:p>
        </w:tc>
        <w:tc>
          <w:tcPr>
            <w:tcW w:w="936"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58853A8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2023</w:t>
            </w:r>
          </w:p>
        </w:tc>
      </w:tr>
      <w:tr w:rsidR="007F414F" w14:paraId="33293689" w14:textId="77777777">
        <w:trPr>
          <w:jc w:val="center"/>
        </w:trPr>
        <w:tc>
          <w:tcPr>
            <w:tcW w:w="2952" w:type="dxa"/>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58C6F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color w:val="000000"/>
                <w:szCs w:val="22"/>
              </w:rPr>
              <w:t>Overfishing?</w:t>
            </w:r>
          </w:p>
        </w:tc>
        <w:tc>
          <w:tcPr>
            <w:tcW w:w="936" w:type="dxa"/>
            <w:tcBorders>
              <w:top w:val="single" w:sz="8" w:space="0" w:color="666666"/>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14:paraId="01D5257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No</w:t>
            </w:r>
          </w:p>
        </w:tc>
        <w:tc>
          <w:tcPr>
            <w:tcW w:w="936" w:type="dxa"/>
            <w:tcBorders>
              <w:top w:val="single" w:sz="8" w:space="0" w:color="666666"/>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14:paraId="690AB09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n/a</w:t>
            </w:r>
          </w:p>
        </w:tc>
        <w:tc>
          <w:tcPr>
            <w:tcW w:w="936" w:type="dxa"/>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5A24E4A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No</w:t>
            </w:r>
          </w:p>
        </w:tc>
        <w:tc>
          <w:tcPr>
            <w:tcW w:w="936" w:type="dxa"/>
            <w:tcBorders>
              <w:top w:val="single" w:sz="8" w:space="0" w:color="666666"/>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54649EB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n/a</w:t>
            </w:r>
          </w:p>
        </w:tc>
      </w:tr>
    </w:tbl>
    <w:p w14:paraId="4F1DE2C3" w14:textId="77777777" w:rsidR="007F414F" w:rsidRDefault="00256CC9">
      <w:pPr>
        <w:pStyle w:val="BodyText"/>
      </w:pPr>
      <w:r>
        <w:br/>
      </w:r>
    </w:p>
    <w:tbl>
      <w:tblPr>
        <w:tblW w:w="0" w:type="auto"/>
        <w:jc w:val="center"/>
        <w:tblLayout w:type="fixed"/>
        <w:tblLook w:val="0420" w:firstRow="1" w:lastRow="0" w:firstColumn="0" w:lastColumn="0" w:noHBand="0" w:noVBand="1"/>
      </w:tblPr>
      <w:tblGrid>
        <w:gridCol w:w="3240"/>
        <w:gridCol w:w="907"/>
        <w:gridCol w:w="907"/>
        <w:gridCol w:w="907"/>
        <w:gridCol w:w="907"/>
      </w:tblGrid>
      <w:tr w:rsidR="007F414F" w14:paraId="03972A75" w14:textId="77777777">
        <w:trPr>
          <w:tblHeader/>
          <w:jc w:val="center"/>
        </w:trPr>
        <w:tc>
          <w:tcPr>
            <w:tcW w:w="6868" w:type="dxa"/>
            <w:gridSpan w:val="5"/>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91272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Other skates (</w:t>
            </w:r>
            <w:r>
              <w:rPr>
                <w:rFonts w:eastAsia="Times New Roman" w:cs="Times New Roman"/>
                <w:b/>
                <w:i/>
                <w:color w:val="000000"/>
                <w:szCs w:val="22"/>
              </w:rPr>
              <w:t>Bathyraja</w:t>
            </w:r>
            <w:r>
              <w:rPr>
                <w:rFonts w:eastAsia="Times New Roman" w:cs="Times New Roman"/>
                <w:b/>
                <w:color w:val="000000"/>
                <w:szCs w:val="22"/>
              </w:rPr>
              <w:t>)</w:t>
            </w:r>
          </w:p>
        </w:tc>
      </w:tr>
      <w:tr w:rsidR="007F414F" w14:paraId="4746C304" w14:textId="77777777">
        <w:trPr>
          <w:tblHeader/>
          <w:jc w:val="center"/>
        </w:trPr>
        <w:tc>
          <w:tcPr>
            <w:tcW w:w="3240" w:type="dxa"/>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14:paraId="59447B95"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pPr>
          </w:p>
        </w:tc>
        <w:tc>
          <w:tcPr>
            <w:tcW w:w="1814" w:type="dxa"/>
            <w:gridSpan w:val="2"/>
            <w:tcBorders>
              <w:top w:val="single" w:sz="8" w:space="0" w:color="666666"/>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14:paraId="3345DBF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 xml:space="preserve">As estimated or </w:t>
            </w:r>
            <w:r>
              <w:rPr>
                <w:rFonts w:eastAsia="Times New Roman" w:cs="Times New Roman"/>
                <w:i/>
                <w:color w:val="000000"/>
                <w:szCs w:val="22"/>
              </w:rPr>
              <w:t>specified last</w:t>
            </w:r>
            <w:r>
              <w:rPr>
                <w:rFonts w:eastAsia="Times New Roman" w:cs="Times New Roman"/>
                <w:color w:val="000000"/>
                <w:szCs w:val="22"/>
              </w:rPr>
              <w:t xml:space="preserve"> year for:</w:t>
            </w:r>
          </w:p>
        </w:tc>
        <w:tc>
          <w:tcPr>
            <w:tcW w:w="1814" w:type="dxa"/>
            <w:gridSpan w:val="2"/>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14:paraId="1A15897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 xml:space="preserve">As estimated or </w:t>
            </w:r>
            <w:r>
              <w:rPr>
                <w:rFonts w:eastAsia="Times New Roman" w:cs="Times New Roman"/>
                <w:i/>
                <w:color w:val="000000"/>
                <w:szCs w:val="22"/>
              </w:rPr>
              <w:t>recommended this</w:t>
            </w:r>
            <w:r>
              <w:rPr>
                <w:rFonts w:eastAsia="Times New Roman" w:cs="Times New Roman"/>
                <w:color w:val="000000"/>
                <w:szCs w:val="22"/>
              </w:rPr>
              <w:t xml:space="preserve"> year for:</w:t>
            </w:r>
          </w:p>
        </w:tc>
      </w:tr>
      <w:tr w:rsidR="007F414F" w14:paraId="5C24CF3D" w14:textId="77777777">
        <w:trPr>
          <w:tblHeader/>
          <w:jc w:val="center"/>
        </w:trPr>
        <w:tc>
          <w:tcPr>
            <w:tcW w:w="3240" w:type="dxa"/>
            <w:tcBorders>
              <w:top w:val="none" w:sz="0" w:space="0" w:color="000000"/>
              <w:left w:val="single" w:sz="8" w:space="0" w:color="666666"/>
              <w:bottom w:val="single" w:sz="16" w:space="0" w:color="000000"/>
              <w:right w:val="single" w:sz="8" w:space="0" w:color="666666"/>
            </w:tcBorders>
            <w:shd w:val="clear" w:color="auto" w:fill="FFFFFF"/>
            <w:tcMar>
              <w:top w:w="0" w:type="dxa"/>
              <w:left w:w="0" w:type="dxa"/>
              <w:bottom w:w="0" w:type="dxa"/>
              <w:right w:w="0" w:type="dxa"/>
            </w:tcMar>
            <w:vAlign w:val="center"/>
          </w:tcPr>
          <w:p w14:paraId="00B439D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b/>
                <w:color w:val="000000"/>
                <w:szCs w:val="22"/>
              </w:rPr>
              <w:t>Quantity</w:t>
            </w:r>
          </w:p>
        </w:tc>
        <w:tc>
          <w:tcPr>
            <w:tcW w:w="907" w:type="dxa"/>
            <w:tcBorders>
              <w:top w:val="none" w:sz="0" w:space="0" w:color="000000"/>
              <w:left w:val="single" w:sz="8" w:space="0" w:color="666666"/>
              <w:bottom w:val="single" w:sz="16" w:space="0" w:color="000000"/>
              <w:right w:val="none" w:sz="0" w:space="0" w:color="000000"/>
            </w:tcBorders>
            <w:shd w:val="clear" w:color="auto" w:fill="F7F7F7"/>
            <w:tcMar>
              <w:top w:w="0" w:type="dxa"/>
              <w:left w:w="0" w:type="dxa"/>
              <w:bottom w:w="0" w:type="dxa"/>
              <w:right w:w="0" w:type="dxa"/>
            </w:tcMar>
            <w:vAlign w:val="center"/>
          </w:tcPr>
          <w:p w14:paraId="1D1A8D5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commentRangeStart w:id="8"/>
            <w:r>
              <w:rPr>
                <w:rFonts w:eastAsia="Times New Roman" w:cs="Times New Roman"/>
                <w:color w:val="000000"/>
                <w:szCs w:val="22"/>
              </w:rPr>
              <w:t>2022</w:t>
            </w:r>
          </w:p>
        </w:tc>
        <w:tc>
          <w:tcPr>
            <w:tcW w:w="907" w:type="dxa"/>
            <w:tcBorders>
              <w:top w:val="none" w:sz="0" w:space="0" w:color="000000"/>
              <w:left w:val="none" w:sz="0" w:space="0" w:color="000000"/>
              <w:bottom w:val="single" w:sz="16" w:space="0" w:color="000000"/>
              <w:right w:val="single" w:sz="8" w:space="0" w:color="666666"/>
            </w:tcBorders>
            <w:shd w:val="clear" w:color="auto" w:fill="F7F7F7"/>
            <w:tcMar>
              <w:top w:w="0" w:type="dxa"/>
              <w:left w:w="0" w:type="dxa"/>
              <w:bottom w:w="0" w:type="dxa"/>
              <w:right w:w="0" w:type="dxa"/>
            </w:tcMar>
            <w:vAlign w:val="center"/>
          </w:tcPr>
          <w:p w14:paraId="1EAE40D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2023</w:t>
            </w:r>
            <w:commentRangeEnd w:id="8"/>
            <w:r>
              <w:rPr>
                <w:rStyle w:val="CommentReference"/>
              </w:rPr>
              <w:commentReference w:id="8"/>
            </w:r>
          </w:p>
        </w:tc>
        <w:tc>
          <w:tcPr>
            <w:tcW w:w="907" w:type="dxa"/>
            <w:tcBorders>
              <w:top w:val="none" w:sz="0" w:space="0" w:color="000000"/>
              <w:left w:val="single" w:sz="8" w:space="0" w:color="666666"/>
              <w:bottom w:val="single" w:sz="16" w:space="0" w:color="000000"/>
              <w:right w:val="none" w:sz="0" w:space="0" w:color="000000"/>
            </w:tcBorders>
            <w:shd w:val="clear" w:color="auto" w:fill="FFFFFF"/>
            <w:tcMar>
              <w:top w:w="0" w:type="dxa"/>
              <w:left w:w="0" w:type="dxa"/>
              <w:bottom w:w="0" w:type="dxa"/>
              <w:right w:w="0" w:type="dxa"/>
            </w:tcMar>
            <w:vAlign w:val="center"/>
          </w:tcPr>
          <w:p w14:paraId="1DF965F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2024</w:t>
            </w:r>
          </w:p>
        </w:tc>
        <w:tc>
          <w:tcPr>
            <w:tcW w:w="907" w:type="dxa"/>
            <w:tcBorders>
              <w:top w:val="none" w:sz="0" w:space="0" w:color="000000"/>
              <w:left w:val="none" w:sz="0" w:space="0" w:color="000000"/>
              <w:bottom w:val="single" w:sz="16" w:space="0" w:color="000000"/>
              <w:right w:val="single" w:sz="8" w:space="0" w:color="666666"/>
            </w:tcBorders>
            <w:shd w:val="clear" w:color="auto" w:fill="FFFFFF"/>
            <w:tcMar>
              <w:top w:w="0" w:type="dxa"/>
              <w:left w:w="0" w:type="dxa"/>
              <w:bottom w:w="0" w:type="dxa"/>
              <w:right w:w="0" w:type="dxa"/>
            </w:tcMar>
            <w:vAlign w:val="center"/>
          </w:tcPr>
          <w:p w14:paraId="03C949E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2025</w:t>
            </w:r>
          </w:p>
        </w:tc>
      </w:tr>
      <w:tr w:rsidR="007F414F" w14:paraId="1129C50C" w14:textId="77777777">
        <w:trPr>
          <w:jc w:val="center"/>
        </w:trPr>
        <w:tc>
          <w:tcPr>
            <w:tcW w:w="3240" w:type="dxa"/>
            <w:tcBorders>
              <w:top w:val="single" w:sz="16" w:space="0" w:color="000000"/>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14:paraId="0B2F2EB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i/>
                <w:color w:val="000000"/>
                <w:szCs w:val="22"/>
              </w:rPr>
              <w:t>M</w:t>
            </w:r>
            <w:r>
              <w:rPr>
                <w:rFonts w:eastAsia="Times New Roman" w:cs="Times New Roman"/>
                <w:color w:val="000000"/>
                <w:szCs w:val="22"/>
              </w:rPr>
              <w:t xml:space="preserve"> (natural mortality rate)</w:t>
            </w:r>
          </w:p>
        </w:tc>
        <w:tc>
          <w:tcPr>
            <w:tcW w:w="907" w:type="dxa"/>
            <w:tcBorders>
              <w:top w:val="single" w:sz="16"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14:paraId="2C1FF2A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w:t>
            </w:r>
          </w:p>
        </w:tc>
        <w:tc>
          <w:tcPr>
            <w:tcW w:w="907" w:type="dxa"/>
            <w:tcBorders>
              <w:top w:val="single" w:sz="16"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60ACD82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w:t>
            </w:r>
          </w:p>
        </w:tc>
        <w:tc>
          <w:tcPr>
            <w:tcW w:w="907" w:type="dxa"/>
            <w:tcBorders>
              <w:top w:val="single" w:sz="16"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1ECD75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w:t>
            </w:r>
          </w:p>
        </w:tc>
        <w:tc>
          <w:tcPr>
            <w:tcW w:w="907" w:type="dxa"/>
            <w:tcBorders>
              <w:top w:val="single" w:sz="16"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60ECF0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w:t>
            </w:r>
          </w:p>
        </w:tc>
      </w:tr>
      <w:tr w:rsidR="007F414F" w14:paraId="0013C4AE" w14:textId="77777777">
        <w:trPr>
          <w:jc w:val="center"/>
        </w:trPr>
        <w:tc>
          <w:tcPr>
            <w:tcW w:w="3240" w:type="dxa"/>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790DF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color w:val="000000"/>
                <w:szCs w:val="22"/>
              </w:rPr>
              <w:t>Tier</w:t>
            </w:r>
          </w:p>
        </w:tc>
        <w:tc>
          <w:tcPr>
            <w:tcW w:w="907" w:type="dxa"/>
            <w:tcBorders>
              <w:top w:val="none" w:sz="0" w:space="0" w:color="000000"/>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14:paraId="611A785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w:t>
            </w:r>
          </w:p>
        </w:tc>
        <w:tc>
          <w:tcPr>
            <w:tcW w:w="907"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14:paraId="4F870B0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w:t>
            </w:r>
          </w:p>
        </w:tc>
        <w:tc>
          <w:tcPr>
            <w:tcW w:w="907"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0ABFD81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w:t>
            </w:r>
          </w:p>
        </w:tc>
        <w:tc>
          <w:tcPr>
            <w:tcW w:w="907"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7CD12F6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w:t>
            </w:r>
          </w:p>
        </w:tc>
      </w:tr>
      <w:tr w:rsidR="007F414F" w14:paraId="7B97B0B4" w14:textId="77777777">
        <w:trPr>
          <w:jc w:val="center"/>
        </w:trPr>
        <w:tc>
          <w:tcPr>
            <w:tcW w:w="32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6D074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color w:val="000000"/>
                <w:szCs w:val="22"/>
              </w:rPr>
              <w:t>Biomass (t)</w:t>
            </w:r>
          </w:p>
        </w:tc>
        <w:tc>
          <w:tcPr>
            <w:tcW w:w="907" w:type="dxa"/>
            <w:tcBorders>
              <w:top w:val="single" w:sz="8" w:space="0" w:color="666666"/>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14:paraId="1EBCEDE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13,114</w:t>
            </w:r>
          </w:p>
        </w:tc>
        <w:tc>
          <w:tcPr>
            <w:tcW w:w="907" w:type="dxa"/>
            <w:tcBorders>
              <w:top w:val="single" w:sz="8" w:space="0" w:color="666666"/>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14:paraId="50FEDC5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13,114</w:t>
            </w:r>
          </w:p>
        </w:tc>
        <w:tc>
          <w:tcPr>
            <w:tcW w:w="907" w:type="dxa"/>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5C58238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8,869</w:t>
            </w:r>
          </w:p>
        </w:tc>
        <w:tc>
          <w:tcPr>
            <w:tcW w:w="907" w:type="dxa"/>
            <w:tcBorders>
              <w:top w:val="single" w:sz="8" w:space="0" w:color="666666"/>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3C5748F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8,869</w:t>
            </w:r>
          </w:p>
        </w:tc>
      </w:tr>
      <w:tr w:rsidR="007F414F" w14:paraId="59574305" w14:textId="77777777">
        <w:trPr>
          <w:jc w:val="center"/>
        </w:trPr>
        <w:tc>
          <w:tcPr>
            <w:tcW w:w="3240" w:type="dxa"/>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14:paraId="0562DC5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i/>
                <w:color w:val="000000"/>
                <w:szCs w:val="22"/>
              </w:rPr>
              <w:t>F</w:t>
            </w:r>
            <w:r>
              <w:rPr>
                <w:rFonts w:eastAsia="Times New Roman" w:cs="Times New Roman"/>
                <w:i/>
                <w:color w:val="000000"/>
                <w:szCs w:val="22"/>
                <w:vertAlign w:val="subscript"/>
              </w:rPr>
              <w:t>OFL</w:t>
            </w:r>
          </w:p>
        </w:tc>
        <w:tc>
          <w:tcPr>
            <w:tcW w:w="907" w:type="dxa"/>
            <w:tcBorders>
              <w:top w:val="single" w:sz="8" w:space="0" w:color="666666"/>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14:paraId="3CAB74E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0.100</w:t>
            </w:r>
          </w:p>
        </w:tc>
        <w:tc>
          <w:tcPr>
            <w:tcW w:w="907" w:type="dxa"/>
            <w:tcBorders>
              <w:top w:val="single" w:sz="8" w:space="0" w:color="666666"/>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18B1B65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0.100</w:t>
            </w:r>
          </w:p>
        </w:tc>
        <w:tc>
          <w:tcPr>
            <w:tcW w:w="907"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4ABEB7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0.100</w:t>
            </w:r>
          </w:p>
        </w:tc>
        <w:tc>
          <w:tcPr>
            <w:tcW w:w="907"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274E3E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0.100</w:t>
            </w:r>
          </w:p>
        </w:tc>
      </w:tr>
      <w:tr w:rsidR="007F414F" w14:paraId="774ADD74" w14:textId="77777777">
        <w:trPr>
          <w:jc w:val="center"/>
        </w:trPr>
        <w:tc>
          <w:tcPr>
            <w:tcW w:w="3240" w:type="dxa"/>
            <w:tcBorders>
              <w:top w:val="none" w:sz="0" w:space="0" w:color="000000"/>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14:paraId="03B3029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i/>
                <w:color w:val="000000"/>
                <w:szCs w:val="22"/>
              </w:rPr>
              <w:t>maxF</w:t>
            </w:r>
            <w:r>
              <w:rPr>
                <w:rFonts w:eastAsia="Times New Roman" w:cs="Times New Roman"/>
                <w:i/>
                <w:color w:val="000000"/>
                <w:szCs w:val="22"/>
                <w:vertAlign w:val="subscript"/>
              </w:rPr>
              <w:t>ABC</w:t>
            </w:r>
          </w:p>
        </w:tc>
        <w:tc>
          <w:tcPr>
            <w:tcW w:w="90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14:paraId="057646C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c>
          <w:tcPr>
            <w:tcW w:w="907"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2586DCF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c>
          <w:tcPr>
            <w:tcW w:w="90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1D70BC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c>
          <w:tcPr>
            <w:tcW w:w="90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1EB9F4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r>
      <w:tr w:rsidR="007F414F" w14:paraId="2208DE38" w14:textId="77777777">
        <w:trPr>
          <w:jc w:val="center"/>
        </w:trPr>
        <w:tc>
          <w:tcPr>
            <w:tcW w:w="3240" w:type="dxa"/>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1EA9D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i/>
                <w:color w:val="000000"/>
                <w:szCs w:val="22"/>
              </w:rPr>
              <w:t>F</w:t>
            </w:r>
            <w:r>
              <w:rPr>
                <w:rFonts w:eastAsia="Times New Roman" w:cs="Times New Roman"/>
                <w:i/>
                <w:color w:val="000000"/>
                <w:szCs w:val="22"/>
                <w:vertAlign w:val="subscript"/>
              </w:rPr>
              <w:t>ABC</w:t>
            </w:r>
          </w:p>
        </w:tc>
        <w:tc>
          <w:tcPr>
            <w:tcW w:w="907" w:type="dxa"/>
            <w:tcBorders>
              <w:top w:val="none" w:sz="0" w:space="0" w:color="000000"/>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14:paraId="4966A34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c>
          <w:tcPr>
            <w:tcW w:w="907"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14:paraId="0193A70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c>
          <w:tcPr>
            <w:tcW w:w="907"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187B7A2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c>
          <w:tcPr>
            <w:tcW w:w="907"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540A165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0.075</w:t>
            </w:r>
          </w:p>
        </w:tc>
      </w:tr>
      <w:tr w:rsidR="007F414F" w14:paraId="7023F6E4" w14:textId="77777777">
        <w:trPr>
          <w:jc w:val="center"/>
        </w:trPr>
        <w:tc>
          <w:tcPr>
            <w:tcW w:w="32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41BFD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color w:val="000000"/>
                <w:szCs w:val="22"/>
              </w:rPr>
              <w:t>OFL (t)</w:t>
            </w:r>
          </w:p>
        </w:tc>
        <w:tc>
          <w:tcPr>
            <w:tcW w:w="907" w:type="dxa"/>
            <w:tcBorders>
              <w:top w:val="single" w:sz="8" w:space="0" w:color="666666"/>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14:paraId="7A698F7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1,311</w:t>
            </w:r>
          </w:p>
        </w:tc>
        <w:tc>
          <w:tcPr>
            <w:tcW w:w="907" w:type="dxa"/>
            <w:tcBorders>
              <w:top w:val="single" w:sz="8" w:space="0" w:color="666666"/>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14:paraId="3EB1CBC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1,311</w:t>
            </w:r>
          </w:p>
        </w:tc>
        <w:tc>
          <w:tcPr>
            <w:tcW w:w="907" w:type="dxa"/>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45E4762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887</w:t>
            </w:r>
          </w:p>
        </w:tc>
        <w:tc>
          <w:tcPr>
            <w:tcW w:w="907" w:type="dxa"/>
            <w:tcBorders>
              <w:top w:val="single" w:sz="8" w:space="0" w:color="666666"/>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68967C1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887</w:t>
            </w:r>
          </w:p>
        </w:tc>
      </w:tr>
      <w:tr w:rsidR="007F414F" w14:paraId="4E99EC23" w14:textId="77777777">
        <w:trPr>
          <w:jc w:val="center"/>
        </w:trPr>
        <w:tc>
          <w:tcPr>
            <w:tcW w:w="3240" w:type="dxa"/>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14:paraId="2EC375E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i/>
                <w:color w:val="000000"/>
                <w:szCs w:val="22"/>
              </w:rPr>
              <w:t>max</w:t>
            </w:r>
            <w:r>
              <w:rPr>
                <w:rFonts w:eastAsia="Times New Roman" w:cs="Times New Roman"/>
                <w:color w:val="000000"/>
                <w:szCs w:val="22"/>
              </w:rPr>
              <w:t>ABC (t)</w:t>
            </w:r>
          </w:p>
        </w:tc>
        <w:tc>
          <w:tcPr>
            <w:tcW w:w="907" w:type="dxa"/>
            <w:tcBorders>
              <w:top w:val="single" w:sz="8" w:space="0" w:color="666666"/>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14:paraId="1B8FCA8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984</w:t>
            </w:r>
          </w:p>
        </w:tc>
        <w:tc>
          <w:tcPr>
            <w:tcW w:w="907" w:type="dxa"/>
            <w:tcBorders>
              <w:top w:val="single" w:sz="8" w:space="0" w:color="666666"/>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765A920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984</w:t>
            </w:r>
          </w:p>
        </w:tc>
        <w:tc>
          <w:tcPr>
            <w:tcW w:w="907"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BA1450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665</w:t>
            </w:r>
          </w:p>
        </w:tc>
        <w:tc>
          <w:tcPr>
            <w:tcW w:w="907"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4E2DF3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665</w:t>
            </w:r>
          </w:p>
        </w:tc>
      </w:tr>
      <w:tr w:rsidR="007F414F" w14:paraId="0CB5A2F7" w14:textId="77777777">
        <w:trPr>
          <w:jc w:val="center"/>
        </w:trPr>
        <w:tc>
          <w:tcPr>
            <w:tcW w:w="3240" w:type="dxa"/>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04EC8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color w:val="000000"/>
                <w:szCs w:val="22"/>
              </w:rPr>
              <w:t>ABC (t)</w:t>
            </w:r>
          </w:p>
        </w:tc>
        <w:tc>
          <w:tcPr>
            <w:tcW w:w="907" w:type="dxa"/>
            <w:tcBorders>
              <w:top w:val="none" w:sz="0" w:space="0" w:color="000000"/>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14:paraId="11F2F3E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984</w:t>
            </w:r>
          </w:p>
        </w:tc>
        <w:tc>
          <w:tcPr>
            <w:tcW w:w="907"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14:paraId="3082A36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984</w:t>
            </w:r>
          </w:p>
        </w:tc>
        <w:tc>
          <w:tcPr>
            <w:tcW w:w="907"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1EC2AA4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665</w:t>
            </w:r>
          </w:p>
        </w:tc>
        <w:tc>
          <w:tcPr>
            <w:tcW w:w="907"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2D0AA70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665</w:t>
            </w:r>
          </w:p>
        </w:tc>
      </w:tr>
      <w:tr w:rsidR="007F414F" w14:paraId="1FEA7590" w14:textId="77777777">
        <w:trPr>
          <w:jc w:val="center"/>
        </w:trPr>
        <w:tc>
          <w:tcPr>
            <w:tcW w:w="3240" w:type="dxa"/>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14:paraId="2F3989CA"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pPr>
          </w:p>
        </w:tc>
        <w:tc>
          <w:tcPr>
            <w:tcW w:w="1814" w:type="dxa"/>
            <w:gridSpan w:val="2"/>
            <w:tcBorders>
              <w:top w:val="single" w:sz="8" w:space="0" w:color="666666"/>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14:paraId="4D67DCB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 xml:space="preserve">As determined </w:t>
            </w:r>
            <w:r>
              <w:rPr>
                <w:rFonts w:eastAsia="Times New Roman" w:cs="Times New Roman"/>
                <w:i/>
                <w:color w:val="000000"/>
                <w:szCs w:val="22"/>
              </w:rPr>
              <w:t>last</w:t>
            </w:r>
            <w:r>
              <w:rPr>
                <w:rFonts w:eastAsia="Times New Roman" w:cs="Times New Roman"/>
                <w:color w:val="000000"/>
                <w:szCs w:val="22"/>
              </w:rPr>
              <w:t xml:space="preserve"> year for:</w:t>
            </w:r>
          </w:p>
        </w:tc>
        <w:tc>
          <w:tcPr>
            <w:tcW w:w="1814" w:type="dxa"/>
            <w:gridSpan w:val="2"/>
            <w:tcBorders>
              <w:top w:val="single" w:sz="8" w:space="0" w:color="666666"/>
              <w:left w:val="single" w:sz="8" w:space="0" w:color="666666"/>
              <w:bottom w:val="none" w:sz="0" w:space="0" w:color="000000"/>
              <w:right w:val="single" w:sz="8" w:space="0" w:color="666666"/>
            </w:tcBorders>
            <w:shd w:val="clear" w:color="auto" w:fill="FFFFFF"/>
            <w:tcMar>
              <w:top w:w="0" w:type="dxa"/>
              <w:left w:w="0" w:type="dxa"/>
              <w:bottom w:w="0" w:type="dxa"/>
              <w:right w:w="0" w:type="dxa"/>
            </w:tcMar>
            <w:vAlign w:val="center"/>
          </w:tcPr>
          <w:p w14:paraId="248BBD5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 xml:space="preserve">As determined </w:t>
            </w:r>
            <w:r>
              <w:rPr>
                <w:rFonts w:eastAsia="Times New Roman" w:cs="Times New Roman"/>
                <w:i/>
                <w:color w:val="000000"/>
                <w:szCs w:val="22"/>
              </w:rPr>
              <w:t>this</w:t>
            </w:r>
            <w:r>
              <w:rPr>
                <w:rFonts w:eastAsia="Times New Roman" w:cs="Times New Roman"/>
                <w:color w:val="000000"/>
                <w:szCs w:val="22"/>
              </w:rPr>
              <w:t xml:space="preserve"> year for:</w:t>
            </w:r>
          </w:p>
        </w:tc>
      </w:tr>
      <w:tr w:rsidR="007F414F" w14:paraId="17CC2E1D" w14:textId="77777777">
        <w:trPr>
          <w:jc w:val="center"/>
        </w:trPr>
        <w:tc>
          <w:tcPr>
            <w:tcW w:w="3240" w:type="dxa"/>
            <w:tcBorders>
              <w:top w:val="none" w:sz="0" w:space="0" w:color="000000"/>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ACE47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b/>
                <w:color w:val="000000"/>
                <w:szCs w:val="22"/>
              </w:rPr>
              <w:t>Status</w:t>
            </w:r>
          </w:p>
        </w:tc>
        <w:tc>
          <w:tcPr>
            <w:tcW w:w="907" w:type="dxa"/>
            <w:tcBorders>
              <w:top w:val="none" w:sz="0" w:space="0" w:color="000000"/>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14:paraId="03C46F5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commentRangeStart w:id="9"/>
            <w:r>
              <w:rPr>
                <w:rFonts w:eastAsia="Times New Roman" w:cs="Times New Roman"/>
                <w:color w:val="000000"/>
                <w:szCs w:val="22"/>
              </w:rPr>
              <w:t>2020</w:t>
            </w:r>
          </w:p>
        </w:tc>
        <w:tc>
          <w:tcPr>
            <w:tcW w:w="907"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14:paraId="21EFF72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2021</w:t>
            </w:r>
            <w:commentRangeEnd w:id="9"/>
            <w:r>
              <w:rPr>
                <w:rStyle w:val="CommentReference"/>
              </w:rPr>
              <w:commentReference w:id="9"/>
            </w:r>
          </w:p>
        </w:tc>
        <w:tc>
          <w:tcPr>
            <w:tcW w:w="907"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0DE89DD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2022</w:t>
            </w:r>
          </w:p>
        </w:tc>
        <w:tc>
          <w:tcPr>
            <w:tcW w:w="907"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2FFCFEE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2023</w:t>
            </w:r>
          </w:p>
        </w:tc>
      </w:tr>
      <w:tr w:rsidR="007F414F" w14:paraId="6F9882DA" w14:textId="77777777">
        <w:trPr>
          <w:jc w:val="center"/>
        </w:trPr>
        <w:tc>
          <w:tcPr>
            <w:tcW w:w="32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11DB3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pPr>
            <w:r>
              <w:rPr>
                <w:rFonts w:eastAsia="Times New Roman" w:cs="Times New Roman"/>
                <w:color w:val="000000"/>
                <w:szCs w:val="22"/>
              </w:rPr>
              <w:t>Overfishing?</w:t>
            </w:r>
          </w:p>
        </w:tc>
        <w:tc>
          <w:tcPr>
            <w:tcW w:w="907" w:type="dxa"/>
            <w:tcBorders>
              <w:top w:val="single" w:sz="8" w:space="0" w:color="666666"/>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14:paraId="3B14033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No</w:t>
            </w:r>
          </w:p>
        </w:tc>
        <w:tc>
          <w:tcPr>
            <w:tcW w:w="907" w:type="dxa"/>
            <w:tcBorders>
              <w:top w:val="single" w:sz="8" w:space="0" w:color="666666"/>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14:paraId="09CD487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n/a</w:t>
            </w:r>
          </w:p>
        </w:tc>
        <w:tc>
          <w:tcPr>
            <w:tcW w:w="907" w:type="dxa"/>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2360C9D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No</w:t>
            </w:r>
          </w:p>
        </w:tc>
        <w:tc>
          <w:tcPr>
            <w:tcW w:w="907" w:type="dxa"/>
            <w:tcBorders>
              <w:top w:val="single" w:sz="8" w:space="0" w:color="666666"/>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532C8FE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n/a</w:t>
            </w:r>
          </w:p>
        </w:tc>
      </w:tr>
    </w:tbl>
    <w:p w14:paraId="48E0D669" w14:textId="77777777" w:rsidR="007F414F" w:rsidRDefault="00256CC9">
      <w:pPr>
        <w:pStyle w:val="BodyText"/>
      </w:pPr>
      <w:r>
        <w:t>None of the three assessment groups experienced overfishing in 2022. This statement was determined by comparing the catch in 2022 to the associated OFL. For Big skate, the catch and OFL were 1,031 t and 3,822 t. For Longnose skate, the catch and OFL were 998 t and 3,616 t and for Other skates, the catch and OFL were 981 t and 1,311 t.</w:t>
      </w:r>
    </w:p>
    <w:p w14:paraId="748E65AA" w14:textId="77777777" w:rsidR="007F414F" w:rsidRDefault="00256CC9">
      <w:pPr>
        <w:pStyle w:val="BodyText"/>
      </w:pPr>
      <w:r>
        <w:t xml:space="preserve">As of October 16, 2023, none of the assessments groups are experiencing overfishing; Big skate catch and OFL are 792 t and 3,822 t, Longnose skate catch and OFL are 1,055 t and 3,616 t and Other skate catch and OFL are 316 t and 1,311 t. As for 2023 ABCs, Big and Other skates have catches below their regional </w:t>
      </w:r>
      <w:r>
        <w:lastRenderedPageBreak/>
        <w:t xml:space="preserve">ABCs (Tables 18.1 and </w:t>
      </w:r>
      <w:commentRangeStart w:id="10"/>
      <w:r>
        <w:t>18.3</w:t>
      </w:r>
      <w:commentRangeEnd w:id="10"/>
      <w:r w:rsidR="006B3BE9">
        <w:rPr>
          <w:rStyle w:val="CommentReference"/>
        </w:rPr>
        <w:commentReference w:id="10"/>
      </w:r>
      <w:r>
        <w:t>). Longnose skate has catches below their regional ABCs except for EGOA where the catch is larger than teh regional ABC (607 t catch and 517 t ABC) (Table 18.2).</w:t>
      </w:r>
    </w:p>
    <w:p w14:paraId="15DF1DB3" w14:textId="77777777" w:rsidR="007F414F" w:rsidRDefault="00256CC9">
      <w:pPr>
        <w:pStyle w:val="Heading2"/>
      </w:pPr>
      <w:bookmarkStart w:id="11" w:name="X466943ba083f3a8ca5320ff38f2752c1498c2d7"/>
      <w:bookmarkEnd w:id="2"/>
      <w:r>
        <w:t>Responses to SSC and Plan Team Comments on Assessments in General</w:t>
      </w:r>
    </w:p>
    <w:p w14:paraId="2B832815" w14:textId="77777777" w:rsidR="007F414F" w:rsidRDefault="00256CC9">
      <w:pPr>
        <w:pStyle w:val="FirstParagraph"/>
      </w:pPr>
      <w:r>
        <w:t>There were no comments related to this assessment from the SSC or Plan Team.</w:t>
      </w:r>
    </w:p>
    <w:p w14:paraId="61A56F1D" w14:textId="77777777" w:rsidR="007F414F" w:rsidRDefault="00256CC9">
      <w:pPr>
        <w:pStyle w:val="Heading2"/>
      </w:pPr>
      <w:bookmarkStart w:id="12" w:name="X611117c140823fa9f098f072b1208117f2889e9"/>
      <w:bookmarkEnd w:id="11"/>
      <w:r>
        <w:t>Responses to SSC and Plan Team Comments Specific to this Assessment</w:t>
      </w:r>
    </w:p>
    <w:p w14:paraId="22A4A24C" w14:textId="77777777" w:rsidR="007F414F" w:rsidRDefault="00256CC9">
      <w:pPr>
        <w:pStyle w:val="FirstParagraph"/>
      </w:pPr>
      <w:r>
        <w:t>There were no comments on this assessment from the SSC or Plan Team.</w:t>
      </w:r>
    </w:p>
    <w:p w14:paraId="20F313A1" w14:textId="77777777" w:rsidR="007F414F" w:rsidRDefault="00256CC9">
      <w:pPr>
        <w:pStyle w:val="Heading1"/>
      </w:pPr>
      <w:bookmarkStart w:id="13" w:name="introduction"/>
      <w:bookmarkEnd w:id="0"/>
      <w:bookmarkEnd w:id="12"/>
      <w:r>
        <w:t>Introduction</w:t>
      </w:r>
    </w:p>
    <w:p w14:paraId="2844CF0C" w14:textId="77777777" w:rsidR="007F414F" w:rsidRDefault="00256CC9">
      <w:pPr>
        <w:pStyle w:val="FirstParagraph"/>
      </w:pPr>
      <w:r>
        <w:t xml:space="preserve">The full introduction can be found in the 2021 GOA skate assessment (Ormseth 2021). </w:t>
      </w:r>
      <w:commentRangeStart w:id="14"/>
      <w:r>
        <w:t>What follows is an abbreviation of the 2021 introduction.</w:t>
      </w:r>
      <w:commentRangeEnd w:id="14"/>
      <w:r w:rsidR="00B93360">
        <w:rPr>
          <w:rStyle w:val="CommentReference"/>
        </w:rPr>
        <w:commentReference w:id="14"/>
      </w:r>
    </w:p>
    <w:p w14:paraId="72C7C4BD" w14:textId="77777777" w:rsidR="007F414F" w:rsidRDefault="00256CC9">
      <w:pPr>
        <w:pStyle w:val="Heading4"/>
      </w:pPr>
      <w:bookmarkStart w:id="15" w:name="X05a57397800f4150e456e031211f77cae4558b3"/>
      <w:r>
        <w:t>Description, scientific names, and general distribution</w:t>
      </w:r>
    </w:p>
    <w:p w14:paraId="74D38E81" w14:textId="77777777" w:rsidR="007F414F" w:rsidRDefault="00256CC9">
      <w:pPr>
        <w:pStyle w:val="FirstParagraph"/>
      </w:pPr>
      <w:r>
        <w:t xml:space="preserve">Skates (family </w:t>
      </w:r>
      <w:r>
        <w:rPr>
          <w:i/>
          <w:iCs/>
        </w:rPr>
        <w:t>Rajidae</w:t>
      </w:r>
      <w:r>
        <w:t>) are flat-bodied cartilaginous fishes related to sharks. At least 15 species of skates in four genera (</w:t>
      </w:r>
      <w:r>
        <w:rPr>
          <w:i/>
          <w:iCs/>
        </w:rPr>
        <w:t>Raja</w:t>
      </w:r>
      <w:r>
        <w:t xml:space="preserve">, </w:t>
      </w:r>
      <w:r>
        <w:rPr>
          <w:i/>
          <w:iCs/>
        </w:rPr>
        <w:t>Beringraja</w:t>
      </w:r>
      <w:r>
        <w:t xml:space="preserve">, </w:t>
      </w:r>
      <w:r>
        <w:rPr>
          <w:i/>
          <w:iCs/>
        </w:rPr>
        <w:t>Bathyraja</w:t>
      </w:r>
      <w:r>
        <w:t xml:space="preserve">, and </w:t>
      </w:r>
      <w:r>
        <w:rPr>
          <w:i/>
          <w:iCs/>
        </w:rPr>
        <w:t>Amblyraja</w:t>
      </w:r>
      <w:r>
        <w:t xml:space="preserve">) are commonly found in shallow inshore waters to very deep benthic habitats in Alaskan waters (Eschmeyer </w:t>
      </w:r>
      <w:r>
        <w:rPr>
          <w:i/>
          <w:iCs/>
        </w:rPr>
        <w:t>et al.</w:t>
      </w:r>
      <w:r>
        <w:t xml:space="preserve"> 1983; Stevenson </w:t>
      </w:r>
      <w:r>
        <w:rPr>
          <w:i/>
          <w:iCs/>
        </w:rPr>
        <w:t>et al.</w:t>
      </w:r>
      <w:r>
        <w:t xml:space="preserve"> 2007). In the GOA, the most common skate species are the Longnose skate (</w:t>
      </w:r>
      <w:r>
        <w:rPr>
          <w:i/>
          <w:iCs/>
        </w:rPr>
        <w:t>Raja rhina</w:t>
      </w:r>
      <w:r>
        <w:t>) and the Big skate (</w:t>
      </w:r>
      <w:r>
        <w:rPr>
          <w:i/>
          <w:iCs/>
        </w:rPr>
        <w:t>Beringraja binoculata</w:t>
      </w:r>
      <w:r>
        <w:t xml:space="preserve">). The range of the Big skate extends from the Bering Sea to southern Baja California in depths ranging from 2 to 800 m. The Longnose skate has a similar range, from the southeastern Bering Sea to Baja California in 9 to 1,069 m depths (Love </w:t>
      </w:r>
      <w:r>
        <w:rPr>
          <w:i/>
          <w:iCs/>
        </w:rPr>
        <w:t>et al.</w:t>
      </w:r>
      <w:r>
        <w:t xml:space="preserve"> 2005). While these two species have wide depth ranges, they are generally found in shallow waters in the GOA. The remaining 13 species, all from the family </w:t>
      </w:r>
      <w:r>
        <w:rPr>
          <w:i/>
          <w:iCs/>
        </w:rPr>
        <w:t>Bathyraja</w:t>
      </w:r>
      <w:r>
        <w:t>, are treated as one group called “Other skates” in this assessment since they are markedly less common. Within this group, the three most common species are the Aleutian skate (</w:t>
      </w:r>
      <w:r>
        <w:rPr>
          <w:i/>
          <w:iCs/>
        </w:rPr>
        <w:t>B. aleutica</w:t>
      </w:r>
      <w:r>
        <w:t>), the Alaska skate (</w:t>
      </w:r>
      <w:r>
        <w:rPr>
          <w:i/>
          <w:iCs/>
        </w:rPr>
        <w:t>B. parmifera</w:t>
      </w:r>
      <w:r>
        <w:t>), and the Bering skate (</w:t>
      </w:r>
      <w:r>
        <w:rPr>
          <w:i/>
          <w:iCs/>
        </w:rPr>
        <w:t>B. interrupta</w:t>
      </w:r>
      <w:r>
        <w:t xml:space="preserve">). The Aleutian skate ranges throughout the north Pacific from northern Japan to northern California and has been found in waters 16 to 1,602 m deep. The Alaska skate is restricted to higher latitudes from the Sea of Okhotsk to the eastern Gulf of Alaska in depths from 17-392 m (Stevenson </w:t>
      </w:r>
      <w:r>
        <w:rPr>
          <w:i/>
          <w:iCs/>
        </w:rPr>
        <w:t>et al.</w:t>
      </w:r>
      <w:r>
        <w:t xml:space="preserve"> 2007). The range of the Bering skate is difficult to determine at this time as it may actually be a complex of species, with each individual species occupying a different part of its general range from the western Bering Sea to southern California (Love </w:t>
      </w:r>
      <w:r>
        <w:rPr>
          <w:i/>
          <w:iCs/>
        </w:rPr>
        <w:t>et al.</w:t>
      </w:r>
      <w:r>
        <w:t xml:space="preserve"> 2005; Stevenson </w:t>
      </w:r>
      <w:r>
        <w:rPr>
          <w:i/>
          <w:iCs/>
        </w:rPr>
        <w:t>et al.</w:t>
      </w:r>
      <w:r>
        <w:t xml:space="preserve"> 2007).</w:t>
      </w:r>
    </w:p>
    <w:p w14:paraId="730ED0D7" w14:textId="77777777" w:rsidR="007F414F" w:rsidRDefault="00256CC9">
      <w:pPr>
        <w:pStyle w:val="BodyText"/>
      </w:pPr>
      <w:r>
        <w:t xml:space="preserve">The species within the skate assessment occupy different habitats and regions within the GOA groundfish Fishery Management Plan. This assessment distinguishs habitat primarily by depth for GOA skates. The highest biomass of skates is found in the shallowest continental shelf waters of less than 100-m depth and is normally dominated by Big skates, while Longnose skates are the most abundant species in the 101-200 m depth zone. Skates in the </w:t>
      </w:r>
      <w:r>
        <w:rPr>
          <w:i/>
          <w:iCs/>
        </w:rPr>
        <w:t>Bathyraja</w:t>
      </w:r>
      <w:r>
        <w:t xml:space="preserve"> genus are dominant in the deeper waters extending from 200 to 1000 m or more in depth. These depth distributions are reflected in the spatial distribution of GOA skates. Big skates are located inshore and are most abundant in the central and western GOA. Longnose skates are located further offshore and are relatively less abundant in the western GOA.</w:t>
      </w:r>
    </w:p>
    <w:p w14:paraId="1A6EAA30" w14:textId="77777777" w:rsidR="007F414F" w:rsidRDefault="00256CC9">
      <w:pPr>
        <w:pStyle w:val="Heading4"/>
      </w:pPr>
      <w:bookmarkStart w:id="16" w:name="life-history-and-stock-structure"/>
      <w:bookmarkEnd w:id="15"/>
      <w:r>
        <w:t>Life history and stock structure</w:t>
      </w:r>
    </w:p>
    <w:p w14:paraId="2283C470" w14:textId="77777777" w:rsidR="007F414F" w:rsidRDefault="00256CC9">
      <w:pPr>
        <w:pStyle w:val="FirstParagraph"/>
      </w:pPr>
      <w:r>
        <w:t xml:space="preserve">Skate life cycles are similar to sharks, with relatively low fecundity, slow growth to large body sizes, and dependence of population stability on high survival rates of a few well-developed offspring (Moyle and Cech 1996). Sharks and skates in general have been classified as “equilibrium” life history strategists, with very low intrinsic rates of population increase implying that sustainable harvest is possible only at </w:t>
      </w:r>
      <w:r>
        <w:lastRenderedPageBreak/>
        <w:t>very low to moderate fishing mortality rates (King and McFarlane 2003). Within this general equilibrium life history strategy, there can still be considerable variability between skate species in terms of life history parameters (Walker and Hislop 1998).</w:t>
      </w:r>
    </w:p>
    <w:p w14:paraId="3413BDBA" w14:textId="77777777" w:rsidR="007F414F" w:rsidRDefault="00256CC9">
      <w:pPr>
        <w:pStyle w:val="BodyText"/>
      </w:pPr>
      <w:r>
        <w:t xml:space="preserve">While smaller-sized skate species have been observed to be somewhat more productive, large skate species with late maturation (11+ years) are most vulnerable to heavy fishing pressure (Walker and Hislop 1998; Frisk </w:t>
      </w:r>
      <w:r>
        <w:rPr>
          <w:i/>
          <w:iCs/>
        </w:rPr>
        <w:t>et al.</w:t>
      </w:r>
      <w:r>
        <w:t xml:space="preserve"> 2001, 2002). Several studies have explored the effects of fishing on a variety of skate species to determine which life-history traits and stages are the most important for management. Age and size at maturity and adult size/longevity appear to be more important predictors of resilience to fishing pressure than fecundity or egg survival. Skate species with the largest adult body sizes (and the empirically related large size/age at maturity, Frisk </w:t>
      </w:r>
      <w:r>
        <w:rPr>
          <w:i/>
          <w:iCs/>
        </w:rPr>
        <w:t>et al.</w:t>
      </w:r>
      <w:r>
        <w:t xml:space="preserve"> (2001)) were least resilient to high fishing mortality rates. This is most often attributed to the long juvenile stage during which relatively large yet immature skates are exposed to fishing mortality. After an extensive review of population information for many elasmobranch species, Frisk </w:t>
      </w:r>
      <w:r>
        <w:rPr>
          <w:i/>
          <w:iCs/>
        </w:rPr>
        <w:t>et al.</w:t>
      </w:r>
      <w:r>
        <w:t xml:space="preserve"> (2001) recommended that precautionary management be implemented especially for the conservation of large species.</w:t>
      </w:r>
    </w:p>
    <w:p w14:paraId="74625585" w14:textId="77777777" w:rsidR="007F414F" w:rsidRDefault="00256CC9">
      <w:pPr>
        <w:pStyle w:val="Heading1"/>
      </w:pPr>
      <w:bookmarkStart w:id="17" w:name="fishery"/>
      <w:bookmarkEnd w:id="13"/>
      <w:bookmarkEnd w:id="16"/>
      <w:r>
        <w:t>Fishery</w:t>
      </w:r>
    </w:p>
    <w:p w14:paraId="7B77BE0F" w14:textId="77777777" w:rsidR="007F414F" w:rsidRDefault="00256CC9">
      <w:pPr>
        <w:pStyle w:val="FirstParagraph"/>
      </w:pPr>
      <w:r>
        <w:t>A full description of the fishery history can be found in the 2021 GOA skate assessment (Ormseth 2021). What follows are any recent significant changes to the fishery or management measures.</w:t>
      </w:r>
    </w:p>
    <w:p w14:paraId="3BC33146" w14:textId="77777777" w:rsidR="007F414F" w:rsidRDefault="00256CC9">
      <w:pPr>
        <w:pStyle w:val="BodyText"/>
      </w:pPr>
      <w:r>
        <w:rPr>
          <w:i/>
          <w:iCs/>
        </w:rPr>
        <w:t>Directed fishery, bycatch, and discards in federal waters</w:t>
      </w:r>
    </w:p>
    <w:p w14:paraId="4A460C97" w14:textId="77777777" w:rsidR="007F414F" w:rsidRDefault="00256CC9">
      <w:pPr>
        <w:pStyle w:val="BodyText"/>
      </w:pPr>
      <w:r>
        <w:t>There has been no directed fishery for skates since 2005. There are incidental catches of skate in other fisheries such as arrowtooth flounder and Pacific Cod. In January 2016, the Alaska Regional Office indefinitely reduced the maximum retainable amount of all skates from 20% to 5%.</w:t>
      </w:r>
    </w:p>
    <w:p w14:paraId="7C5DE59A" w14:textId="77777777" w:rsidR="007F414F" w:rsidRDefault="00256CC9">
      <w:pPr>
        <w:pStyle w:val="BodyText"/>
      </w:pPr>
      <w:r>
        <w:rPr>
          <w:i/>
          <w:iCs/>
        </w:rPr>
        <w:t>Management units</w:t>
      </w:r>
    </w:p>
    <w:p w14:paraId="393E429A" w14:textId="77777777" w:rsidR="007F414F" w:rsidRDefault="00256CC9">
      <w:pPr>
        <w:pStyle w:val="BodyText"/>
      </w:pPr>
      <w:r>
        <w:t>Since 2005, Big skates and Longnose skates have had separate ABCs and TACs for WGOA, CGOA and EGOA to address concerns about disproportionate harvest of skates. Other skates continue to be managed as a Gulf-wide species complex because they are not generally retained and are difficult to distinguish at the species level. See Tables 18.1, 18.2 and 18.3 for a time series of the total catch, TAC, ABC and OFL for the three assessment groups.</w:t>
      </w:r>
    </w:p>
    <w:p w14:paraId="248DD8F3" w14:textId="77777777" w:rsidR="007F414F" w:rsidRDefault="00256CC9">
      <w:pPr>
        <w:pStyle w:val="Heading1"/>
      </w:pPr>
      <w:bookmarkStart w:id="18" w:name="data"/>
      <w:bookmarkEnd w:id="17"/>
      <w:r>
        <w:t>Data</w:t>
      </w:r>
    </w:p>
    <w:p w14:paraId="70C8B54C" w14:textId="77777777" w:rsidR="007F414F" w:rsidRDefault="00256CC9">
      <w:pPr>
        <w:pStyle w:val="Heading2"/>
      </w:pPr>
      <w:bookmarkStart w:id="19" w:name="fishery-1"/>
      <w:r>
        <w:t>Fishery</w:t>
      </w:r>
    </w:p>
    <w:p w14:paraId="5EE00856" w14:textId="77777777" w:rsidR="007F414F" w:rsidRDefault="00256CC9">
      <w:pPr>
        <w:pStyle w:val="FirstParagraph"/>
      </w:pPr>
      <w:r>
        <w:rPr>
          <w:i/>
          <w:iCs/>
        </w:rPr>
        <w:t>Catch</w:t>
      </w:r>
    </w:p>
    <w:p w14:paraId="53ACC274" w14:textId="77777777" w:rsidR="007F414F" w:rsidRDefault="00256CC9">
      <w:pPr>
        <w:pStyle w:val="BodyText"/>
      </w:pPr>
      <w:r>
        <w:t>See Tables 18.1, 18.2 and 18.3 for a time series of the total catch for the three assessment</w:t>
      </w:r>
      <w:del w:id="20" w:author="Kevin.Siwicke" w:date="2023-10-31T14:43:00Z">
        <w:r w:rsidDel="00B93360">
          <w:delText>s</w:delText>
        </w:r>
      </w:del>
      <w:r>
        <w:t xml:space="preserve"> groups from 2005 to 2023. The 2023 catch data are incomplete. They were last updated on October 16, 2023.</w:t>
      </w:r>
    </w:p>
    <w:p w14:paraId="25ACB59B" w14:textId="77777777" w:rsidR="007F414F" w:rsidRDefault="00256CC9">
      <w:pPr>
        <w:pStyle w:val="BodyText"/>
      </w:pPr>
      <w:r>
        <w:rPr>
          <w:i/>
          <w:iCs/>
        </w:rPr>
        <w:t>Age and Size Composition</w:t>
      </w:r>
    </w:p>
    <w:p w14:paraId="6DBFD080" w14:textId="77777777" w:rsidR="007F414F" w:rsidRDefault="00256CC9">
      <w:pPr>
        <w:pStyle w:val="BodyText"/>
      </w:pPr>
      <w:r>
        <w:t>Fishery observers have been collecting length composition data since 2009. However, they are not used to determine stock status for any of the three assessment groups.</w:t>
      </w:r>
    </w:p>
    <w:p w14:paraId="72AEAC7E" w14:textId="77777777" w:rsidR="007F414F" w:rsidRDefault="00256CC9">
      <w:pPr>
        <w:pStyle w:val="Heading2"/>
      </w:pPr>
      <w:bookmarkStart w:id="21" w:name="survey"/>
      <w:bookmarkEnd w:id="19"/>
      <w:r>
        <w:lastRenderedPageBreak/>
        <w:t>Survey</w:t>
      </w:r>
    </w:p>
    <w:p w14:paraId="321C507D" w14:textId="77777777" w:rsidR="007F414F" w:rsidRDefault="00256CC9">
      <w:pPr>
        <w:pStyle w:val="FirstParagraph"/>
      </w:pPr>
      <w:r>
        <w:t xml:space="preserve">There are several potential indices of skate abundance in the Gulf of Alaska, including longline and trawl surveys. For this assessment, only the AFSC bottom trawl surveys </w:t>
      </w:r>
      <w:commentRangeStart w:id="22"/>
      <w:r>
        <w:t xml:space="preserve">1984-2019 </w:t>
      </w:r>
      <w:commentRangeEnd w:id="22"/>
      <w:r w:rsidR="006B3BE9">
        <w:rPr>
          <w:rStyle w:val="CommentReference"/>
        </w:rPr>
        <w:commentReference w:id="22"/>
      </w:r>
      <w:r>
        <w:t>is used when determining harvest recommendations and biomass estimates since it has the most comprehensive spatial coverage of the available surveys. Information on the other potential indices can be found in the 2021 GOA skate assessment (Ormseth 2021).</w:t>
      </w:r>
    </w:p>
    <w:p w14:paraId="0348A8DA" w14:textId="77777777" w:rsidR="007F414F" w:rsidRDefault="00256CC9">
      <w:pPr>
        <w:pStyle w:val="Heading4"/>
      </w:pPr>
      <w:bookmarkStart w:id="23" w:name="X6198cbca26fad43bfc6897683cac8921c1a40b7"/>
      <w:r>
        <w:t>AFSC bottom trawl survey biomass estimates</w:t>
      </w:r>
    </w:p>
    <w:p w14:paraId="158253B8" w14:textId="77777777" w:rsidR="007F414F" w:rsidRDefault="00256CC9">
      <w:pPr>
        <w:pStyle w:val="FirstParagraph"/>
      </w:pPr>
      <w:r>
        <w:t xml:space="preserve">The AFSC bottom trawl survey was a triennial survey until 2003 when it became biannual. Biomass estimates from the survey for all three assessments groups can be found in Table 18.4. The survey biomass estimates for Big and Longnose skates has been pretty stable for the past five years with little evidence of the population increasing or decreasing (Figure </w:t>
      </w:r>
      <w:commentRangeStart w:id="24"/>
      <w:r>
        <w:t>18-1</w:t>
      </w:r>
      <w:commentRangeEnd w:id="24"/>
      <w:r w:rsidR="006B3BE9">
        <w:rPr>
          <w:rStyle w:val="CommentReference"/>
        </w:rPr>
        <w:commentReference w:id="24"/>
      </w:r>
      <w:r>
        <w:t xml:space="preserve">). The </w:t>
      </w:r>
      <w:commentRangeStart w:id="25"/>
      <w:r>
        <w:t xml:space="preserve">2023 survey biomass estimate </w:t>
      </w:r>
      <w:commentRangeEnd w:id="25"/>
      <w:r w:rsidR="006B3BE9">
        <w:rPr>
          <w:rStyle w:val="CommentReference"/>
        </w:rPr>
        <w:commentReference w:id="25"/>
      </w:r>
      <w:r>
        <w:t>for Big skate estimate increased by 15% while the Longnose survey biomass estimate decreased by 9% when compared to the previous (2021) survey biomass estimate. Both are well within the 2021 survey biomass estimated confidence intervals. As for Other skates, their survey biomass estimates declining from 2013</w:t>
      </w:r>
      <w:ins w:id="26" w:author="Kevin.Siwicke" w:date="2023-10-31T14:46:00Z">
        <w:r w:rsidR="006B3BE9">
          <w:t xml:space="preserve"> </w:t>
        </w:r>
      </w:ins>
      <w:del w:id="27" w:author="Kevin.Siwicke" w:date="2023-10-31T14:46:00Z">
        <w:r w:rsidDel="006B3BE9">
          <w:delText>-</w:delText>
        </w:r>
      </w:del>
      <w:ins w:id="28" w:author="Kevin.Siwicke" w:date="2023-10-31T14:46:00Z">
        <w:r w:rsidR="006B3BE9">
          <w:t xml:space="preserve"> to </w:t>
        </w:r>
      </w:ins>
      <w:r>
        <w:t>2019. It has remained around the same low level ever since. The 2023 survey biomass estimate (8,617 t) is the lowest value since 1993 (Figure 18-1).</w:t>
      </w:r>
    </w:p>
    <w:p w14:paraId="43D266E1" w14:textId="77777777" w:rsidR="007F414F" w:rsidRDefault="00256CC9">
      <w:pPr>
        <w:pStyle w:val="BodyText"/>
      </w:pPr>
      <w:r>
        <w:t>The GOA regional survey biomass estimates for Big skate are in Table 18.5. These survey estimates have larger coefficient of variance (CV) when compared to the GOA-wide estimates. Big skate are most abundant in CGOA. The survey biomass estimates in CGOA and WGOA appears relatively stable though there is a lot of variability. The EGOA survey biomass estimates have been declining since 2019 with the lowest survey biomass estimate (3,258 t) occurring in 2023 (Figure 18-2). It is difficult to determine the severity of this decline given the large CVs.</w:t>
      </w:r>
    </w:p>
    <w:p w14:paraId="79C19695" w14:textId="77777777" w:rsidR="007F414F" w:rsidRDefault="00256CC9">
      <w:pPr>
        <w:pStyle w:val="BodyText"/>
      </w:pPr>
      <w:r>
        <w:t>The GOA regional survey biomass estimates for Longnose skate are in Table 18.6. These survey estimates also have larger CVs when compared to the GOA-wide estimates. Longnose skate are the most abundant in CGOA. The survey biomass estimates in all three areas appear to be relatively stable thought there is a lot of variability (Figure 18-3).</w:t>
      </w:r>
    </w:p>
    <w:p w14:paraId="12BAD1F6" w14:textId="77777777" w:rsidR="007F414F" w:rsidRDefault="00256CC9">
      <w:pPr>
        <w:pStyle w:val="Heading1"/>
      </w:pPr>
      <w:bookmarkStart w:id="29" w:name="analytical-approach"/>
      <w:bookmarkEnd w:id="18"/>
      <w:bookmarkEnd w:id="21"/>
      <w:bookmarkEnd w:id="23"/>
      <w:r>
        <w:t>Analytical approach</w:t>
      </w:r>
    </w:p>
    <w:p w14:paraId="24157959" w14:textId="77777777" w:rsidR="007F414F" w:rsidRDefault="00256CC9">
      <w:pPr>
        <w:pStyle w:val="FirstParagraph"/>
      </w:pPr>
      <w:r>
        <w:t xml:space="preserve">All three GOA skates assessment groups are Tier 5 stocks that require an estimated biomass time series. A random effects (RE) model within the REMA model R package (Sullivan </w:t>
      </w:r>
      <w:r>
        <w:rPr>
          <w:i/>
          <w:iCs/>
        </w:rPr>
        <w:t>et al.</w:t>
      </w:r>
      <w:r>
        <w:t xml:space="preserve"> 2022) was used to produce biomass estimates suitable for harvest recommendations. The REMA model is a generalized random effects model for fitting biomass estimates with the option of including multiple survey strata. For each assessment group (Big, Longnose, and Other), a GOA-wide RE model was used to determine the recommended OFL and GOA-wide ABC. For Big and Longnose skates, a regional-specific (Western, Central and Eastern) REMA model was run to determine the proportion of the GOA-wide biomass within each region. The biomass in each region was determine</w:t>
      </w:r>
      <w:ins w:id="30" w:author="Kevin.Siwicke" w:date="2023-10-31T15:02:00Z">
        <w:r w:rsidR="005648DC">
          <w:t>d</w:t>
        </w:r>
      </w:ins>
      <w:r>
        <w:t xml:space="preserve"> by multiplying the proportion, determine</w:t>
      </w:r>
      <w:ins w:id="31" w:author="Kevin.Siwicke" w:date="2023-10-31T15:02:00Z">
        <w:r w:rsidR="005648DC">
          <w:t>d</w:t>
        </w:r>
      </w:ins>
      <w:r>
        <w:t xml:space="preserve"> by the region specific REMA model, by the GOA-wide biomass, determined by GOA-wide RE model. The confidence intervals for the region specific biomass was determined by assuming the standard error of the log of the proportion by region multiplied by the GOA-wide biomass was equivalent to the standard error of the log of the region specific biomass determined by the region specific REMA model.</w:t>
      </w:r>
    </w:p>
    <w:p w14:paraId="66DD20E6" w14:textId="77777777" w:rsidR="007F414F" w:rsidRDefault="00256CC9">
      <w:pPr>
        <w:pStyle w:val="Heading2"/>
      </w:pPr>
      <w:bookmarkStart w:id="32" w:name="parameter-estimates"/>
      <w:r>
        <w:t>Parameter Estimates</w:t>
      </w:r>
    </w:p>
    <w:p w14:paraId="4C440207" w14:textId="77777777" w:rsidR="007F414F" w:rsidRDefault="00256CC9">
      <w:pPr>
        <w:pStyle w:val="FirstParagraph"/>
      </w:pPr>
      <w:r>
        <w:rPr>
          <w:i/>
          <w:iCs/>
        </w:rPr>
        <w:t>Natural Mortality (M)</w:t>
      </w:r>
    </w:p>
    <w:p w14:paraId="680EA4A7" w14:textId="77777777" w:rsidR="007F414F" w:rsidRDefault="00256CC9">
      <w:pPr>
        <w:pStyle w:val="BodyText"/>
      </w:pPr>
      <w:r>
        <w:lastRenderedPageBreak/>
        <w:t xml:space="preserve">An </w:t>
      </w:r>
      <w:r>
        <w:rPr>
          <w:i/>
          <w:iCs/>
        </w:rPr>
        <w:t>M</w:t>
      </w:r>
      <w:r>
        <w:t xml:space="preserve"> value of 0.1 was used for all three GOA skate assessment groups.</w:t>
      </w:r>
    </w:p>
    <w:p w14:paraId="14CF79E8" w14:textId="77777777" w:rsidR="007F414F" w:rsidRDefault="00256CC9">
      <w:pPr>
        <w:pStyle w:val="Heading1"/>
      </w:pPr>
      <w:bookmarkStart w:id="33" w:name="results"/>
      <w:bookmarkEnd w:id="29"/>
      <w:bookmarkEnd w:id="32"/>
      <w:r>
        <w:t>Results</w:t>
      </w:r>
    </w:p>
    <w:p w14:paraId="76846795" w14:textId="77777777" w:rsidR="007F414F" w:rsidRDefault="00256CC9">
      <w:pPr>
        <w:pStyle w:val="FirstParagraph"/>
      </w:pPr>
      <w:r>
        <w:t>For all three assessment groups, the GOA-wide projected biomass for 2024 was lower than the projected biomass for 2023 from last years assessment. For Big and Longnose skates, the decrease was small (38,220 t to 37,804 t, a 1.09% decline for Big skate and 36,162 t to 33,804 t, a 6.52% decline for Longnose skate). The decline in Other skates was the largest (13,114 t to 8,869 t, a 32.37% decline for Other skates). Other skates had a large decline from 2013 to 2019 and have remained low ever since. It is difficult to say whether Other skates biomass is still declining however the 2023 estimate (8,869 t) is the lowest since 1995.</w:t>
      </w:r>
    </w:p>
    <w:p w14:paraId="5086C912" w14:textId="77777777" w:rsidR="007F414F" w:rsidRDefault="00256CC9">
      <w:pPr>
        <w:pStyle w:val="BodyText"/>
      </w:pPr>
      <w:r>
        <w:t>The region specific biomass estimates for Big and Longnose skates can be used to determine whether changes to the population biomass are GOA-wide or region specific. For Big skate, the WGOA and CGOA projected biomass for 2024 was higher than the their projected biomass for 2023 from last years assessment (7,882 t to 9,934 t, a 26.03% increase for WGOA and 19,756 t to 23,326 t, a 18.07% increase for CGOA). The only area that had a decrease was EGOA (10,581 t to 4,545 t, a 57.05% decline). EGOA has the smallest estimated biomass out of all three areas and is at its lowest estimated value since 1990. The exploitation rate (catch/biomass) for EGOA has been relatively high for the past four years when compared to the entire exploitation rate time series except for 2006 (</w:t>
      </w:r>
      <w:commentRangeStart w:id="34"/>
      <w:r>
        <w:t>Figure 18-6</w:t>
      </w:r>
      <w:commentRangeEnd w:id="34"/>
      <w:r w:rsidR="006B3BE9">
        <w:rPr>
          <w:rStyle w:val="CommentReference"/>
        </w:rPr>
        <w:commentReference w:id="34"/>
      </w:r>
      <w:r>
        <w:t>). However, the total catch of Big skate in EGOA has remained below the TAC since at least 2005 (Figure 18-5).</w:t>
      </w:r>
    </w:p>
    <w:p w14:paraId="5DDCA0D0" w14:textId="77777777" w:rsidR="007F414F" w:rsidRDefault="00256CC9">
      <w:pPr>
        <w:pStyle w:val="BodyText"/>
      </w:pPr>
      <w:r>
        <w:t>As for the Longnose skate region specific biomass estimates, they all declined except for EGOA (2,013 t to 1,384 t, a 31.25% decrease for WGOA, 27,258 t to 25,249 t, a 7.37% decrease for CGOA and 6,890 t to 7,172 t, a 4.09% increase for EGOA). The largest decline occurred in WGOA which had the smallest estimated biomass. It is difficult to determine if this decrease is a sign of a declining population in WGOA or if this is just variability in the survey biomass estimates, which has wide confidence intervals, or natural annual variability (Figure 18-3). It is also important to point out that, as of October 16, 2023, the catch in EGOA is above the ABC (Figure 18-5). This is the first time this has happened since at least 2005. However, the catch in EGOA has been close to the ABC for the past two years. Also, for the past two years the exploitation rate in EGOA has been high when compared to the entire exploitation rate time series. The highest exploitation rate occurred in 2023 (Figure 18-6).</w:t>
      </w:r>
    </w:p>
    <w:p w14:paraId="74122D44" w14:textId="77777777" w:rsidR="007F414F" w:rsidRDefault="00256CC9">
      <w:pPr>
        <w:pStyle w:val="Heading2"/>
      </w:pPr>
      <w:bookmarkStart w:id="35" w:name="exploitation-rates"/>
      <w:r>
        <w:t>Exploitation Rates</w:t>
      </w:r>
    </w:p>
    <w:p w14:paraId="785F8482" w14:textId="77777777" w:rsidR="007F414F" w:rsidRDefault="00256CC9">
      <w:pPr>
        <w:pStyle w:val="FirstParagraph"/>
      </w:pPr>
      <w:r>
        <w:t>The GOA-wide exploitation rates have alot of inter-annual variability (Figure 18-7). Other skates tend to have the highest exploitation rates with considerable inter-annual variability (values ranging from 0.094 - 0.035 since 2016). Big and Longnose skates have had low exploitation rates with values below 0.04 since 2017. The area specific exploitation rates for Big skate show a declining trend for CGOA and WGOA while EGOA has been increasing since 2019. In 2023, all three areas have exploitation rates below 0.03, as of October 16, 2023 (Figure 18-6). As for Longnose skate area specific exploitation rates, CGOA has been declining since 2013 with a 2023 value of 0.015, EGOA has been increasing since 2018 with a 2023 value of 0.085 and WGOA has alot of interannual variability with a 2023 value of 0.042. All the 2023 Longnose skate area specific exploitation rate values are as of October 16, 2023 (Figure 18-6).</w:t>
      </w:r>
    </w:p>
    <w:p w14:paraId="036B6458" w14:textId="77777777" w:rsidR="007F414F" w:rsidRDefault="00256CC9">
      <w:pPr>
        <w:pStyle w:val="Heading2"/>
      </w:pPr>
      <w:bookmarkStart w:id="36" w:name="harvest-recommendations"/>
      <w:bookmarkEnd w:id="35"/>
      <w:r>
        <w:t>Harvest Recommendations</w:t>
      </w:r>
    </w:p>
    <w:p w14:paraId="49F533D9" w14:textId="77777777" w:rsidR="007F414F" w:rsidRDefault="00256CC9">
      <w:pPr>
        <w:pStyle w:val="FirstParagraph"/>
      </w:pPr>
      <w:r>
        <w:rPr>
          <w:i/>
          <w:iCs/>
        </w:rPr>
        <w:t>Amendment 56 Reference Points</w:t>
      </w:r>
    </w:p>
    <w:p w14:paraId="5ED2E84B" w14:textId="77777777" w:rsidR="007F414F" w:rsidRDefault="00256CC9">
      <w:pPr>
        <w:pStyle w:val="BodyText"/>
      </w:pPr>
      <w:r>
        <w:lastRenderedPageBreak/>
        <w:t>All three skate assessment groups are a Tier 5 stock. Therefore harvest recommendations are based on an estimated biomass time series (</w:t>
      </w:r>
      <w:r>
        <w:rPr>
          <w:i/>
          <w:iCs/>
        </w:rPr>
        <w:t>B</w:t>
      </w:r>
      <w:r>
        <w:rPr>
          <w:i/>
          <w:iCs/>
          <w:vertAlign w:val="subscript"/>
        </w:rPr>
        <w:t>est</w:t>
      </w:r>
      <w:r>
        <w:t xml:space="preserve">). The harvest recommendations are calculating as follows; </w:t>
      </w:r>
      <w:r>
        <w:rPr>
          <w:i/>
          <w:iCs/>
        </w:rPr>
        <w:t>F</w:t>
      </w:r>
      <w:r>
        <w:rPr>
          <w:i/>
          <w:iCs/>
          <w:vertAlign w:val="subscript"/>
        </w:rPr>
        <w:t>OFL</w:t>
      </w:r>
      <w:r>
        <w:rPr>
          <w:i/>
          <w:iCs/>
        </w:rPr>
        <w:t xml:space="preserve"> = M</w:t>
      </w:r>
      <w:r>
        <w:t xml:space="preserve">, </w:t>
      </w:r>
      <w:r>
        <w:rPr>
          <w:i/>
          <w:iCs/>
        </w:rPr>
        <w:t>OFL = F</w:t>
      </w:r>
      <w:r>
        <w:rPr>
          <w:i/>
          <w:iCs/>
          <w:vertAlign w:val="subscript"/>
        </w:rPr>
        <w:t>OFL</w:t>
      </w:r>
      <w:r>
        <w:t xml:space="preserve"> * </w:t>
      </w:r>
      <w:r>
        <w:rPr>
          <w:i/>
          <w:iCs/>
        </w:rPr>
        <w:t>B</w:t>
      </w:r>
      <w:r>
        <w:rPr>
          <w:i/>
          <w:iCs/>
          <w:vertAlign w:val="subscript"/>
        </w:rPr>
        <w:t>est</w:t>
      </w:r>
      <w:r>
        <w:t xml:space="preserve"> and </w:t>
      </w:r>
      <w:r>
        <w:rPr>
          <w:i/>
          <w:iCs/>
        </w:rPr>
        <w:t>ABC</w:t>
      </w:r>
      <w:r>
        <w:rPr>
          <w:i/>
          <w:iCs/>
          <w:vertAlign w:val="subscript"/>
        </w:rPr>
        <w:t>max</w:t>
      </w:r>
      <w:r>
        <w:rPr>
          <w:i/>
          <w:iCs/>
        </w:rPr>
        <w:t xml:space="preserve"> = 0.75</w:t>
      </w:r>
      <w:r>
        <w:t xml:space="preserve"> * </w:t>
      </w:r>
      <w:r>
        <w:rPr>
          <w:i/>
          <w:iCs/>
        </w:rPr>
        <w:t>OFL</w:t>
      </w:r>
      <w:r>
        <w:t xml:space="preserve"> where </w:t>
      </w:r>
      <w:r>
        <w:rPr>
          <w:i/>
          <w:iCs/>
        </w:rPr>
        <w:t>ABC</w:t>
      </w:r>
      <w:r>
        <w:rPr>
          <w:i/>
          <w:iCs/>
          <w:vertAlign w:val="subscript"/>
        </w:rPr>
        <w:t>max</w:t>
      </w:r>
      <w:r>
        <w:t xml:space="preserve"> is the maximum permissible ABC.</w:t>
      </w:r>
    </w:p>
    <w:p w14:paraId="5C2664A1" w14:textId="77777777" w:rsidR="007F414F" w:rsidRDefault="00256CC9">
      <w:pPr>
        <w:pStyle w:val="BodyText"/>
      </w:pPr>
      <w:r>
        <w:rPr>
          <w:i/>
          <w:iCs/>
        </w:rPr>
        <w:t>Specification of OFL and Maximum Permissible ABC</w:t>
      </w:r>
      <w:r>
        <w:br/>
      </w:r>
      <w:r>
        <w:rPr>
          <w:u w:val="single"/>
        </w:rPr>
        <w:t>Big skate</w:t>
      </w:r>
      <w:r>
        <w:br/>
        <w:t xml:space="preserve">The REMA model biomass estimate of Big skate for 2024 is 37,804 t, therefore the OFL = 3,780 t and </w:t>
      </w:r>
      <w:r>
        <w:rPr>
          <w:i/>
          <w:iCs/>
        </w:rPr>
        <w:t>ABC</w:t>
      </w:r>
      <w:r>
        <w:rPr>
          <w:i/>
          <w:iCs/>
          <w:vertAlign w:val="subscript"/>
        </w:rPr>
        <w:t>max</w:t>
      </w:r>
      <w:r>
        <w:t xml:space="preserve"> = 2,835 t. The regional biomass estimates are 9,934 t (26.3%) for the WGOA; 23,326 t (61.7%) for the CGOA; and 4,545 t (12%) for the EGOA. The resulting region-specific ABCs are 745 t for the WGOA; 1,749 t for the CGOA; and 341 t for the EGOA.</w:t>
      </w:r>
    </w:p>
    <w:p w14:paraId="47EF5718" w14:textId="77777777" w:rsidR="007F414F" w:rsidRDefault="00256CC9">
      <w:pPr>
        <w:pStyle w:val="BodyText"/>
      </w:pPr>
      <w:r>
        <w:rPr>
          <w:u w:val="single"/>
        </w:rPr>
        <w:t>Longnose skate</w:t>
      </w:r>
      <w:r>
        <w:br/>
        <w:t xml:space="preserve">The REMA model biomass estimate of Longnose skate for 2024 is 33,804 t, therefore the OFL = 3,380 t and </w:t>
      </w:r>
      <w:r>
        <w:rPr>
          <w:i/>
          <w:iCs/>
        </w:rPr>
        <w:t>ABC</w:t>
      </w:r>
      <w:r>
        <w:rPr>
          <w:i/>
          <w:iCs/>
          <w:vertAlign w:val="subscript"/>
        </w:rPr>
        <w:t>max</w:t>
      </w:r>
      <w:r>
        <w:t xml:space="preserve"> = 2,536 t. The regional biomass estimates are 1,384 t (4.1%) for the WGOA; 25,249 t (74.7%) for the CGOA; and 7,172 t (21.2%) for the EGOA. The resulting region-specific ABCs are 104 t for the WGOA; 1,894 t for the CGOA; and 538 t for the EGOA.</w:t>
      </w:r>
    </w:p>
    <w:p w14:paraId="43ED0F0E" w14:textId="77777777" w:rsidR="007F414F" w:rsidRDefault="00256CC9">
      <w:pPr>
        <w:pStyle w:val="BodyText"/>
      </w:pPr>
      <w:r>
        <w:rPr>
          <w:u w:val="single"/>
        </w:rPr>
        <w:t>Other skates</w:t>
      </w:r>
      <w:r>
        <w:br/>
        <w:t xml:space="preserve">The REMA model estimate of Other skate biomass for 2024 is 8,869 t, therefore the OFL = 887 t and </w:t>
      </w:r>
      <w:r>
        <w:rPr>
          <w:i/>
          <w:iCs/>
        </w:rPr>
        <w:t>ABC</w:t>
      </w:r>
      <w:r>
        <w:rPr>
          <w:i/>
          <w:iCs/>
          <w:vertAlign w:val="subscript"/>
        </w:rPr>
        <w:t>max</w:t>
      </w:r>
      <w:r>
        <w:t xml:space="preserve"> = 665 t. The Other skate ABC is not apportioned among regions.</w:t>
      </w:r>
    </w:p>
    <w:p w14:paraId="78677608" w14:textId="77777777" w:rsidR="007F414F" w:rsidRDefault="00256CC9">
      <w:pPr>
        <w:pStyle w:val="BodyText"/>
      </w:pPr>
      <w:r>
        <w:rPr>
          <w:i/>
          <w:iCs/>
        </w:rPr>
        <w:t>Status Determination</w:t>
      </w:r>
      <w:r>
        <w:br/>
        <w:t>None of the three assessment groups experienced overfishing in 2022. This statement was determined by comparing the catch in 2022 to the associated OFL. For Big skate, the catch and OFL were 1,031 t and 3,822 t. For Longnose skate, the catch and OFL were 998 t and 3,616 t and for Other skates, the catch and OFL were 981 t and 1,311 t.</w:t>
      </w:r>
    </w:p>
    <w:p w14:paraId="34280AF7" w14:textId="77777777" w:rsidR="007F414F" w:rsidRDefault="00256CC9">
      <w:pPr>
        <w:pStyle w:val="Heading2"/>
      </w:pPr>
      <w:bookmarkStart w:id="37" w:name="risk-table-and-abc-recommendation"/>
      <w:bookmarkEnd w:id="36"/>
      <w:r>
        <w:t>Risk Table and ABC recommendation</w:t>
      </w:r>
    </w:p>
    <w:p w14:paraId="7F397B85" w14:textId="77777777" w:rsidR="007F414F" w:rsidRDefault="00256CC9">
      <w:pPr>
        <w:pStyle w:val="FirstParagraph"/>
      </w:pPr>
      <w:r>
        <w:t>The following template is used to complete the risk table:</w:t>
      </w:r>
    </w:p>
    <w:tbl>
      <w:tblPr>
        <w:tblW w:w="0" w:type="auto"/>
        <w:jc w:val="center"/>
        <w:tblLayout w:type="fixed"/>
        <w:tblLook w:val="0420" w:firstRow="1" w:lastRow="0" w:firstColumn="0" w:lastColumn="0" w:noHBand="0" w:noVBand="1"/>
      </w:tblPr>
      <w:tblGrid>
        <w:gridCol w:w="1080"/>
        <w:gridCol w:w="2160"/>
        <w:gridCol w:w="2160"/>
        <w:gridCol w:w="2160"/>
        <w:gridCol w:w="2160"/>
      </w:tblGrid>
      <w:tr w:rsidR="007F414F" w14:paraId="551D68F1" w14:textId="77777777">
        <w:trPr>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449CB1" w14:textId="77777777" w:rsidR="007F414F" w:rsidRDefault="007F414F">
            <w:pPr>
              <w:pBdr>
                <w:top w:val="none" w:sz="0" w:space="0" w:color="000000"/>
                <w:left w:val="none" w:sz="0" w:space="0" w:color="000000"/>
                <w:bottom w:val="none" w:sz="0" w:space="0" w:color="000000"/>
                <w:right w:val="none" w:sz="0" w:space="0" w:color="000000"/>
              </w:pBdr>
              <w:spacing w:before="100" w:after="100"/>
              <w:ind w:left="100" w:right="100"/>
            </w:pP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3C2A68" w14:textId="77777777" w:rsidR="007F414F" w:rsidRDefault="00256CC9">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b/>
                <w:i/>
                <w:color w:val="000000"/>
                <w:szCs w:val="22"/>
              </w:rPr>
              <w:t>Assessment-related considerations</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33DE82" w14:textId="77777777" w:rsidR="007F414F" w:rsidRDefault="00256CC9">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b/>
                <w:i/>
                <w:color w:val="000000"/>
                <w:szCs w:val="22"/>
              </w:rPr>
              <w:t>Population dynamics considerations</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EBC51E" w14:textId="77777777" w:rsidR="007F414F" w:rsidRDefault="00256CC9">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b/>
                <w:i/>
                <w:color w:val="000000"/>
                <w:szCs w:val="22"/>
              </w:rPr>
              <w:t>Environmental/ecosystem considerations</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F5E9F6" w14:textId="77777777" w:rsidR="007F414F" w:rsidRDefault="00256CC9">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b/>
                <w:i/>
                <w:color w:val="000000"/>
                <w:szCs w:val="22"/>
              </w:rPr>
              <w:t>Fishery Performance</w:t>
            </w:r>
          </w:p>
        </w:tc>
      </w:tr>
      <w:tr w:rsidR="007F414F" w14:paraId="35ECB3AE" w14:textId="77777777">
        <w:trPr>
          <w:jc w:val="center"/>
        </w:trPr>
        <w:tc>
          <w:tcPr>
            <w:tcW w:w="1080"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44FD8F0" w14:textId="77777777" w:rsidR="007F414F" w:rsidRDefault="00256CC9">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color w:val="000000"/>
                <w:sz w:val="20"/>
                <w:szCs w:val="20"/>
              </w:rPr>
              <w:t>Level 1: No Conern</w:t>
            </w:r>
          </w:p>
        </w:tc>
        <w:tc>
          <w:tcPr>
            <w:tcW w:w="2160"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64264E6" w14:textId="77777777" w:rsidR="007F414F" w:rsidRDefault="00256CC9">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color w:val="000000"/>
                <w:sz w:val="20"/>
                <w:szCs w:val="20"/>
              </w:rPr>
              <w:t>Typical to moderately increased uncertainty/minor unresolved issues in assessment.</w:t>
            </w:r>
          </w:p>
        </w:tc>
        <w:tc>
          <w:tcPr>
            <w:tcW w:w="2160"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25B31C" w14:textId="77777777" w:rsidR="007F414F" w:rsidRDefault="00256CC9">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color w:val="000000"/>
                <w:sz w:val="20"/>
                <w:szCs w:val="20"/>
              </w:rPr>
              <w:t>Stock trends are typical for the stock; recent recruitment is within normal range.</w:t>
            </w:r>
          </w:p>
        </w:tc>
        <w:tc>
          <w:tcPr>
            <w:tcW w:w="2160"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D54EDB2" w14:textId="77777777" w:rsidR="007F414F" w:rsidRDefault="00256CC9">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color w:val="000000"/>
                <w:sz w:val="20"/>
                <w:szCs w:val="20"/>
              </w:rPr>
              <w:t>No apparent environmental/ecosystem concerns</w:t>
            </w:r>
          </w:p>
        </w:tc>
        <w:tc>
          <w:tcPr>
            <w:tcW w:w="2160"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E2FAC2A" w14:textId="77777777" w:rsidR="007F414F" w:rsidRDefault="00256CC9">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color w:val="000000"/>
                <w:sz w:val="20"/>
                <w:szCs w:val="20"/>
              </w:rPr>
              <w:t>No apparent fishery/resource-use performance and/or behavior concerns</w:t>
            </w:r>
          </w:p>
        </w:tc>
      </w:tr>
      <w:tr w:rsidR="007F414F" w14:paraId="55507CE6" w14:textId="77777777">
        <w:trPr>
          <w:jc w:val="center"/>
        </w:trPr>
        <w:tc>
          <w:tcPr>
            <w:tcW w:w="108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4B5EDC1" w14:textId="77777777" w:rsidR="007F414F" w:rsidRDefault="00256CC9">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color w:val="000000"/>
                <w:sz w:val="20"/>
                <w:szCs w:val="20"/>
              </w:rPr>
              <w:t>Level 2: Major Concern</w:t>
            </w:r>
          </w:p>
        </w:tc>
        <w:tc>
          <w:tcPr>
            <w:tcW w:w="216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6EF342" w14:textId="77777777" w:rsidR="007F414F" w:rsidRDefault="00256CC9">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color w:val="000000"/>
                <w:sz w:val="20"/>
                <w:szCs w:val="20"/>
              </w:rPr>
              <w:t>Major problems with the stock assessment; very poor fits to data; high level of uncertainty; strong retrospective bias.</w:t>
            </w:r>
          </w:p>
        </w:tc>
        <w:tc>
          <w:tcPr>
            <w:tcW w:w="216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5770544" w14:textId="77777777" w:rsidR="007F414F" w:rsidRDefault="00256CC9">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color w:val="000000"/>
                <w:sz w:val="20"/>
                <w:szCs w:val="20"/>
              </w:rPr>
              <w:t>Stock trends are highly unusual; very rapid changes in stock abundance, or highly atypical recruitment patterns.</w:t>
            </w:r>
          </w:p>
        </w:tc>
        <w:tc>
          <w:tcPr>
            <w:tcW w:w="216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211D6D2" w14:textId="77777777" w:rsidR="007F414F" w:rsidRDefault="00256CC9">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color w:val="000000"/>
                <w:sz w:val="20"/>
                <w:szCs w:val="20"/>
              </w:rPr>
              <w:t>Multiple indicators showing consistent adverse signals a) across the same trophic level as the stock, and/or b) up or down trophic levels (i.e., predators and prey of the stock)</w:t>
            </w:r>
          </w:p>
        </w:tc>
        <w:tc>
          <w:tcPr>
            <w:tcW w:w="216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16B1D52" w14:textId="77777777" w:rsidR="007F414F" w:rsidRDefault="00256CC9">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color w:val="000000"/>
                <w:sz w:val="20"/>
                <w:szCs w:val="20"/>
              </w:rPr>
              <w:t>Multiple indicators showing consistent adverse signals a) across different sectors, and/or b) different gear types</w:t>
            </w:r>
          </w:p>
        </w:tc>
      </w:tr>
      <w:tr w:rsidR="007F414F" w14:paraId="343FFB79" w14:textId="77777777">
        <w:trPr>
          <w:jc w:val="center"/>
        </w:trPr>
        <w:tc>
          <w:tcPr>
            <w:tcW w:w="1080"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D4608B" w14:textId="77777777" w:rsidR="007F414F" w:rsidRDefault="00256CC9">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color w:val="000000"/>
                <w:sz w:val="20"/>
                <w:szCs w:val="20"/>
              </w:rPr>
              <w:t>Level 3: Extreme concern</w:t>
            </w:r>
          </w:p>
        </w:tc>
        <w:tc>
          <w:tcPr>
            <w:tcW w:w="2160"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8877EE" w14:textId="77777777" w:rsidR="007F414F" w:rsidRDefault="00256CC9">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color w:val="000000"/>
                <w:sz w:val="20"/>
                <w:szCs w:val="20"/>
              </w:rPr>
              <w:t xml:space="preserve">Severe problems with the stock assessment; severe retrospective </w:t>
            </w:r>
            <w:r>
              <w:rPr>
                <w:rFonts w:ascii="Times" w:eastAsia="Times" w:hAnsi="Times" w:cs="Times"/>
                <w:color w:val="000000"/>
                <w:sz w:val="20"/>
                <w:szCs w:val="20"/>
              </w:rPr>
              <w:lastRenderedPageBreak/>
              <w:t>bias. Assessment considered unreliable.</w:t>
            </w:r>
          </w:p>
        </w:tc>
        <w:tc>
          <w:tcPr>
            <w:tcW w:w="2160"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6DD196" w14:textId="77777777" w:rsidR="007F414F" w:rsidRDefault="00256CC9">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color w:val="000000"/>
                <w:sz w:val="20"/>
                <w:szCs w:val="20"/>
              </w:rPr>
              <w:lastRenderedPageBreak/>
              <w:t xml:space="preserve">Stock trends are unprecedented; More rapid changes in stock abundance than have </w:t>
            </w:r>
            <w:r>
              <w:rPr>
                <w:rFonts w:ascii="Times" w:eastAsia="Times" w:hAnsi="Times" w:cs="Times"/>
                <w:color w:val="000000"/>
                <w:sz w:val="20"/>
                <w:szCs w:val="20"/>
              </w:rPr>
              <w:lastRenderedPageBreak/>
              <w:t>ever been seen previously, or a very long stretch of poor recruitment compared to previous patterns.</w:t>
            </w:r>
          </w:p>
        </w:tc>
        <w:tc>
          <w:tcPr>
            <w:tcW w:w="2160"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0E1F2A" w14:textId="77777777" w:rsidR="007F414F" w:rsidRDefault="00256CC9">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color w:val="000000"/>
                <w:sz w:val="20"/>
                <w:szCs w:val="20"/>
              </w:rPr>
              <w:lastRenderedPageBreak/>
              <w:t xml:space="preserve">Extreme anomalies in multiple ecosystem indicators that are highly likely to impact </w:t>
            </w:r>
            <w:r>
              <w:rPr>
                <w:rFonts w:ascii="Times" w:eastAsia="Times" w:hAnsi="Times" w:cs="Times"/>
                <w:color w:val="000000"/>
                <w:sz w:val="20"/>
                <w:szCs w:val="20"/>
              </w:rPr>
              <w:lastRenderedPageBreak/>
              <w:t>the stock; Potential for cascading effects on other ecosystem components</w:t>
            </w:r>
          </w:p>
        </w:tc>
        <w:tc>
          <w:tcPr>
            <w:tcW w:w="2160"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CE6686" w14:textId="77777777" w:rsidR="007F414F" w:rsidRDefault="00256CC9">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color w:val="000000"/>
                <w:sz w:val="20"/>
                <w:szCs w:val="20"/>
              </w:rPr>
              <w:lastRenderedPageBreak/>
              <w:t xml:space="preserve">Extreme anomalies in multiple performance  indicators that are </w:t>
            </w:r>
            <w:r>
              <w:rPr>
                <w:rFonts w:ascii="Times" w:eastAsia="Times" w:hAnsi="Times" w:cs="Times"/>
                <w:color w:val="000000"/>
                <w:sz w:val="20"/>
                <w:szCs w:val="20"/>
              </w:rPr>
              <w:lastRenderedPageBreak/>
              <w:t>highly likely to impact the stock</w:t>
            </w:r>
          </w:p>
        </w:tc>
      </w:tr>
    </w:tbl>
    <w:p w14:paraId="159F0DCD" w14:textId="77777777" w:rsidR="007F414F" w:rsidRDefault="00256CC9">
      <w:pPr>
        <w:pStyle w:val="Heading4"/>
      </w:pPr>
      <w:bookmarkStart w:id="38" w:name="X5a5fd5201414a0ffb3c7677233c368d40d9671e"/>
      <w:r>
        <w:lastRenderedPageBreak/>
        <w:t>Evaluation of risk for GOA skates (all species) in 2023</w:t>
      </w:r>
    </w:p>
    <w:p w14:paraId="11E137D5" w14:textId="77777777" w:rsidR="007F414F" w:rsidRDefault="00256CC9">
      <w:pPr>
        <w:pStyle w:val="FirstParagraph"/>
      </w:pPr>
      <w:r>
        <w:rPr>
          <w:i/>
          <w:iCs/>
        </w:rPr>
        <w:t>Assessment-related considerations</w:t>
      </w:r>
      <w:r>
        <w:br/>
        <w:t>Skates in the GOA are managed under Tier 5 and are thus by definition data-limited. Skate biomass is reliably estimated by the bottom trawl survey and the REMA model performs well for all stocks and stock/region combinations. There are no considerations that would warrant reducing the ABC below maximum permissible. Rated Level 1, No Concern.</w:t>
      </w:r>
    </w:p>
    <w:p w14:paraId="0827AF5D" w14:textId="77777777" w:rsidR="007F414F" w:rsidRDefault="00256CC9">
      <w:pPr>
        <w:pStyle w:val="BodyText"/>
      </w:pPr>
      <w:r>
        <w:rPr>
          <w:i/>
          <w:iCs/>
        </w:rPr>
        <w:t>Population dynamics considerations</w:t>
      </w:r>
      <w:r>
        <w:br/>
        <w:t>The GOA-wide biomass of Big and Longnose skates have been relatively stable since 2005. There is a little concern about the low biomass estimates in EGOA for Big skate and the high catch in EGOA for Longnose skate. However, the biomass estimates in EGOA for Big skate have historically been low and the biomass estimates for Longnose skate in EGOA appear unaffected by the increase in catch. The biomass for Other skates is approximately the same as in 1996, so the low biomass is not unprecedented, and it appears to have been at the level for the past five years. As a result of these observations there are no undue concerns regarding dynamics. Rated Level 1, No Concern.</w:t>
      </w:r>
    </w:p>
    <w:p w14:paraId="757F331C" w14:textId="77777777" w:rsidR="007F414F" w:rsidRDefault="00256CC9">
      <w:pPr>
        <w:pStyle w:val="BodyText"/>
      </w:pPr>
      <w:r>
        <w:rPr>
          <w:i/>
          <w:iCs/>
        </w:rPr>
        <w:t>Environmental/Ecosystem considerations</w:t>
      </w:r>
      <w:r>
        <w:br/>
        <w:t>The most recent data available suggest an ecosystem risk Level 1 – No Concern: “No apparent environmental/ecosystem concerns” given moderate environmental conditions, limited and mixed information on the abundance of prey, predators, and competitors, and a lack of a mechanistic understanding for the direct and indirect effects of environmental change on the survival and productivity of skates. The Skate complex is dominated in biomass by the Big skate (</w:t>
      </w:r>
      <w:r>
        <w:rPr>
          <w:i/>
          <w:iCs/>
        </w:rPr>
        <w:t>Beringraja binoculata</w:t>
      </w:r>
      <w:r>
        <w:t>) and Longnose skate (</w:t>
      </w:r>
      <w:r>
        <w:rPr>
          <w:i/>
          <w:iCs/>
        </w:rPr>
        <w:t>Raja rhina</w:t>
      </w:r>
      <w:r>
        <w:t>), and also includes the Aleutian skate (</w:t>
      </w:r>
      <w:r>
        <w:rPr>
          <w:i/>
          <w:iCs/>
        </w:rPr>
        <w:t>Bathyraja aleutica</w:t>
      </w:r>
      <w:r>
        <w:t>), the Bering skate (</w:t>
      </w:r>
      <w:r>
        <w:rPr>
          <w:i/>
          <w:iCs/>
        </w:rPr>
        <w:t>B. interrupta</w:t>
      </w:r>
      <w:r>
        <w:t>), and the Alaska skate (</w:t>
      </w:r>
      <w:r>
        <w:rPr>
          <w:i/>
          <w:iCs/>
        </w:rPr>
        <w:t>B. parmifera</w:t>
      </w:r>
      <w:r>
        <w:t>). This summary of environmental considerations for the Skate complex is based on Big skate, a representative of the dominant species retained catch by biomass and minor species of skates (the Aleutian skate, Bering skate and Alaska skate).</w:t>
      </w:r>
    </w:p>
    <w:p w14:paraId="2BD8BF72" w14:textId="77777777" w:rsidR="007F414F" w:rsidRDefault="00256CC9">
      <w:pPr>
        <w:pStyle w:val="BodyText"/>
      </w:pPr>
      <w:r>
        <w:rPr>
          <w:b/>
          <w:bCs/>
        </w:rPr>
        <w:t>Environment</w:t>
      </w:r>
      <w:r>
        <w:t xml:space="preserve">: While optimal temperatures for skate life stages (all demersal) are not known, it is reasonable to expect that the 2023 average ocean temperatures at depth on the shelf edge and shelf were adequate for skates (AFSC longline survey: Siwicke (2023), AFSC bottom trawl survey, O’Leary (2023)). Big skate are primarily found in western and central GOA, at depths of 2-800m, but primarily in nearshore waters at depths less than 100m. Skates spawn and eggs develop on the upper slope and outer shelf, and after hatching distribute across the shelf as juveniles and adults. Growth and development times for skate embryos are directly related to temperature and nursery sites occur within a narrow, undefined range of temperature on the shelf edge (Hoff 2008). Bottom temperatures on the shelf edge were average in 2023 but have been above average since 2019, with unknown potential impacts on skate embryos. Winds and surface currents can increase transport of eggs and larvae from offshore to nearshore nursery areas, and eddy activity can retain larvae nearshore (Bailey </w:t>
      </w:r>
      <w:r>
        <w:rPr>
          <w:i/>
          <w:iCs/>
        </w:rPr>
        <w:t>et al.</w:t>
      </w:r>
      <w:r>
        <w:t xml:space="preserve"> 2008). The winter of 2022/2023 had variable eddy kinetic energy across the GOA, with above average eddy kinetic energy in the Haida and Seward locations and below average in the Sitka and Kodiak eddy locations, producing approximately average potential transport of larvae onto the shelf habitat (Cheng 2023).</w:t>
      </w:r>
    </w:p>
    <w:p w14:paraId="35353F13" w14:textId="77777777" w:rsidR="007F414F" w:rsidRDefault="00256CC9">
      <w:pPr>
        <w:pStyle w:val="BodyText"/>
      </w:pPr>
      <w:r>
        <w:rPr>
          <w:b/>
          <w:bCs/>
        </w:rPr>
        <w:lastRenderedPageBreak/>
        <w:t>Prey</w:t>
      </w:r>
      <w:r>
        <w:t xml:space="preserve">: The status of skate prey was unknown with signs of decrease, although considered adequate given their generalist feeding habits. Small skates typically consume small crustaceans and polychaetes, while larger skates consume shrimp, crab, and fishes (Orlov 1998, 2003; Yang 2007; Kemper </w:t>
      </w:r>
      <w:r>
        <w:rPr>
          <w:i/>
          <w:iCs/>
        </w:rPr>
        <w:t>et al.</w:t>
      </w:r>
      <w:r>
        <w:t xml:space="preserve"> 2017). There were signs of decreased abundance in invertebrate prey (Tanner crab, shrimp, motile epifauna), although Tanner crab remains relatively high (ADF&amp;G trawl survey: Worton (2023), AFSC bottom trawl survey: Whitehouse (2023)). Polychaetes and infauna are not well monitored.</w:t>
      </w:r>
    </w:p>
    <w:p w14:paraId="56C17A64" w14:textId="77777777" w:rsidR="007F414F" w:rsidRDefault="00256CC9">
      <w:pPr>
        <w:pStyle w:val="BodyText"/>
      </w:pPr>
      <w:r>
        <w:rPr>
          <w:b/>
          <w:bCs/>
        </w:rPr>
        <w:t>Predators &amp; Competitors</w:t>
      </w:r>
      <w:r>
        <w:t xml:space="preserve">: There is no cause to suspect increased predation or competitive pressure on the Skate complex. Primary predators of skates include Pacific cod and P. halibut, for larval skates, marine mammals (including sperm whales, sea lions) and dogfish, for adult skates. P. cod and P. halibut populations remain at relatively low abundance (Hulson </w:t>
      </w:r>
      <w:r>
        <w:rPr>
          <w:i/>
          <w:iCs/>
        </w:rPr>
        <w:t>et al.</w:t>
      </w:r>
      <w:r>
        <w:t xml:space="preserve"> 2023). Populations of Steller sea lions (5%-45% frequency of occurrence of skates in diet, Trites </w:t>
      </w:r>
      <w:r>
        <w:rPr>
          <w:i/>
          <w:iCs/>
        </w:rPr>
        <w:t>et al.</w:t>
      </w:r>
      <w:r>
        <w:t xml:space="preserve"> (2007)) have stabilized (eastern GOA) or remain greatly reduced (western GOA). Sperm whale populations (28% diet is skate, Wild </w:t>
      </w:r>
      <w:r>
        <w:rPr>
          <w:i/>
          <w:iCs/>
        </w:rPr>
        <w:t>et al.</w:t>
      </w:r>
      <w:r>
        <w:t xml:space="preserve"> (2020)) are not well known but not expected to have changed. Competitors with overlapping habitat and diets, may include deepwater flatfish (Dover sole) and rex sole.</w:t>
      </w:r>
    </w:p>
    <w:p w14:paraId="57813AE6" w14:textId="77777777" w:rsidR="007F414F" w:rsidRDefault="00256CC9">
      <w:pPr>
        <w:pStyle w:val="BodyText"/>
      </w:pPr>
      <w:r>
        <w:rPr>
          <w:i/>
          <w:iCs/>
        </w:rPr>
        <w:t>Fishery performance</w:t>
      </w:r>
      <w:r>
        <w:br/>
        <w:t>As a nontarget stock, catches of skates in the GOA are influenced by their abundance and by the behavior of target fisheries. Recent changes in maximum retention amounts appear to have reduced targeting and retention of skates. Rated Level 1, No Concern.</w:t>
      </w:r>
    </w:p>
    <w:p w14:paraId="13BD6AF7" w14:textId="77777777" w:rsidR="007F414F" w:rsidRDefault="00256CC9">
      <w:pPr>
        <w:pStyle w:val="BodyText"/>
      </w:pPr>
      <w:r>
        <w:rPr>
          <w:i/>
          <w:iCs/>
        </w:rPr>
        <w:t>Summary of risk evaluation</w:t>
      </w:r>
      <w:r>
        <w:t>: Proper evaluation of risk is difficult for a data-limited stock. However, the available data suggest no concerns that rise above Level 1. No reduction to maximum ABC is recommended.</w:t>
      </w:r>
    </w:p>
    <w:p w14:paraId="64BD3E4D" w14:textId="77777777" w:rsidR="007F414F" w:rsidRDefault="00256CC9">
      <w:pPr>
        <w:pStyle w:val="Heading4"/>
      </w:pPr>
      <w:bookmarkStart w:id="39" w:name="summary-and-abc-recommendation"/>
      <w:bookmarkEnd w:id="38"/>
      <w:r>
        <w:t>Summary and ABC recommendation</w:t>
      </w:r>
    </w:p>
    <w:tbl>
      <w:tblPr>
        <w:tblW w:w="0" w:type="auto"/>
        <w:jc w:val="center"/>
        <w:tblLayout w:type="fixed"/>
        <w:tblLook w:val="0420" w:firstRow="1" w:lastRow="0" w:firstColumn="0" w:lastColumn="0" w:noHBand="0" w:noVBand="1"/>
      </w:tblPr>
      <w:tblGrid>
        <w:gridCol w:w="2160"/>
        <w:gridCol w:w="2160"/>
        <w:gridCol w:w="2160"/>
        <w:gridCol w:w="2160"/>
      </w:tblGrid>
      <w:tr w:rsidR="007F414F" w14:paraId="28BC9CB6" w14:textId="77777777">
        <w:trPr>
          <w:tblHeader/>
          <w:jc w:val="center"/>
        </w:trPr>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0BEF22" w14:textId="77777777" w:rsidR="007F414F" w:rsidRDefault="00256CC9">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i/>
                <w:color w:val="000000"/>
                <w:szCs w:val="22"/>
              </w:rPr>
              <w:t>Assessment-related considerations</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3E1B90E" w14:textId="77777777" w:rsidR="007F414F" w:rsidRDefault="00256CC9">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i/>
                <w:color w:val="000000"/>
                <w:szCs w:val="22"/>
              </w:rPr>
              <w:t>Population dynamics considerations</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850F6D" w14:textId="77777777" w:rsidR="007F414F" w:rsidRDefault="00256CC9">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i/>
                <w:color w:val="000000"/>
                <w:szCs w:val="22"/>
              </w:rPr>
              <w:t>Environmental/ecosystem considerations</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AD8B0E" w14:textId="77777777" w:rsidR="007F414F" w:rsidRDefault="00256CC9">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i/>
                <w:color w:val="000000"/>
                <w:szCs w:val="22"/>
              </w:rPr>
              <w:t>Fishery Performance</w:t>
            </w:r>
          </w:p>
        </w:tc>
      </w:tr>
      <w:tr w:rsidR="007F414F" w14:paraId="1CEA63BC" w14:textId="77777777">
        <w:trPr>
          <w:jc w:val="center"/>
        </w:trPr>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6D4B912" w14:textId="77777777" w:rsidR="007F414F" w:rsidRDefault="00256CC9">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color w:val="000000"/>
                <w:sz w:val="20"/>
                <w:szCs w:val="20"/>
              </w:rPr>
              <w:t>Level 1: No Concern</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CCE845" w14:textId="77777777" w:rsidR="007F414F" w:rsidRDefault="00256CC9">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color w:val="000000"/>
                <w:sz w:val="20"/>
                <w:szCs w:val="20"/>
              </w:rPr>
              <w:t>Level 1: No Concern</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F754CB" w14:textId="77777777" w:rsidR="007F414F" w:rsidRDefault="00256CC9">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color w:val="000000"/>
                <w:sz w:val="20"/>
                <w:szCs w:val="20"/>
              </w:rPr>
              <w:t>Level 1: No Concern</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7CAC49" w14:textId="77777777" w:rsidR="007F414F" w:rsidRDefault="00256CC9">
            <w:pPr>
              <w:pBdr>
                <w:top w:val="none" w:sz="0" w:space="0" w:color="000000"/>
                <w:left w:val="none" w:sz="0" w:space="0" w:color="000000"/>
                <w:bottom w:val="none" w:sz="0" w:space="0" w:color="000000"/>
                <w:right w:val="none" w:sz="0" w:space="0" w:color="000000"/>
              </w:pBdr>
              <w:spacing w:before="100" w:after="100"/>
              <w:ind w:left="100" w:right="100"/>
            </w:pPr>
            <w:r>
              <w:rPr>
                <w:rFonts w:ascii="Times" w:eastAsia="Times" w:hAnsi="Times" w:cs="Times"/>
                <w:color w:val="000000"/>
                <w:sz w:val="20"/>
                <w:szCs w:val="20"/>
              </w:rPr>
              <w:t>Level 1: No Concern</w:t>
            </w:r>
          </w:p>
        </w:tc>
      </w:tr>
    </w:tbl>
    <w:p w14:paraId="6700D679" w14:textId="77777777" w:rsidR="007F414F" w:rsidRDefault="00256CC9">
      <w:pPr>
        <w:pStyle w:val="Heading1"/>
      </w:pPr>
      <w:bookmarkStart w:id="40" w:name="ecosystem-considerations"/>
      <w:bookmarkEnd w:id="33"/>
      <w:bookmarkEnd w:id="37"/>
      <w:bookmarkEnd w:id="39"/>
      <w:r>
        <w:t>Ecosystem Considerations</w:t>
      </w:r>
    </w:p>
    <w:p w14:paraId="2630BC1F" w14:textId="77777777" w:rsidR="007F414F" w:rsidRDefault="00256CC9">
      <w:pPr>
        <w:pStyle w:val="FirstParagraph"/>
      </w:pPr>
      <w:r>
        <w:t xml:space="preserve">A full description of the ecosystem considerations can be found in the 2021 GOA skate assessment (Ormseth 2021). There is also a thorough ecological description in the </w:t>
      </w:r>
      <w:r>
        <w:rPr>
          <w:b/>
          <w:bCs/>
        </w:rPr>
        <w:t>Risk Table and ABC recommendation</w:t>
      </w:r>
      <w:r>
        <w:t xml:space="preserve"> segment under the </w:t>
      </w:r>
      <w:r>
        <w:rPr>
          <w:b/>
          <w:bCs/>
        </w:rPr>
        <w:t>Results</w:t>
      </w:r>
      <w:r>
        <w:t xml:space="preserve"> section.</w:t>
      </w:r>
    </w:p>
    <w:p w14:paraId="36ADB4C6" w14:textId="77777777" w:rsidR="007F414F" w:rsidRDefault="00256CC9">
      <w:pPr>
        <w:pStyle w:val="Heading1"/>
      </w:pPr>
      <w:bookmarkStart w:id="41" w:name="data-gaps-and-research-priorities"/>
      <w:bookmarkEnd w:id="40"/>
      <w:r>
        <w:t>Data Gaps and Research Priorities</w:t>
      </w:r>
    </w:p>
    <w:p w14:paraId="40FCDCA8" w14:textId="77777777" w:rsidR="007F414F" w:rsidRDefault="00256CC9">
      <w:pPr>
        <w:pStyle w:val="FirstParagraph"/>
      </w:pPr>
      <w:r>
        <w:t>A full description of the data gaps and research priorities can be found in the 2021 GOA skate assessment (Ormseth 2021). What follows is an abbreviation from the 2021 GOA skate assessment.</w:t>
      </w:r>
    </w:p>
    <w:p w14:paraId="3FA9F2DF" w14:textId="77777777" w:rsidR="007F414F" w:rsidRDefault="00256CC9">
      <w:pPr>
        <w:pStyle w:val="BodyText"/>
      </w:pPr>
      <w:r>
        <w:t>It appears that a larger proportion of skate mortality in the GOA comes from fishing mortality rather than predation. Therefore, the highest priority research should continue to focus on direct fishing effects. It is also important to continue research on the productive capacity of skate populations, including information on age, growth, maturity, fecundity, and habitat associations.</w:t>
      </w:r>
    </w:p>
    <w:p w14:paraId="75D726AE" w14:textId="77777777" w:rsidR="007F414F" w:rsidRDefault="00256CC9">
      <w:pPr>
        <w:pStyle w:val="Heading1"/>
      </w:pPr>
      <w:bookmarkStart w:id="42" w:name="references"/>
      <w:bookmarkEnd w:id="41"/>
      <w:r>
        <w:lastRenderedPageBreak/>
        <w:t>References</w:t>
      </w:r>
    </w:p>
    <w:p w14:paraId="59F3E0F6" w14:textId="77777777" w:rsidR="007F414F" w:rsidRDefault="00256CC9">
      <w:pPr>
        <w:pStyle w:val="Bibliography"/>
      </w:pPr>
      <w:bookmarkStart w:id="43" w:name="ref-Bailey2008"/>
      <w:bookmarkStart w:id="44" w:name="refs"/>
      <w:r>
        <w:t xml:space="preserve">Bailey, K.M., Abookire, A.A. and Duffy-Anderson, J.T. (2008) Ocean transport paths for the early life history stages of offshore-spawning flatfishes: a case study in the Gulf of Alaska. </w:t>
      </w:r>
      <w:r>
        <w:rPr>
          <w:i/>
          <w:iCs/>
        </w:rPr>
        <w:t>Fish and Fisheries</w:t>
      </w:r>
      <w:r>
        <w:t xml:space="preserve"> 9, 44–66.</w:t>
      </w:r>
    </w:p>
    <w:p w14:paraId="7C0A3207" w14:textId="77777777" w:rsidR="007F414F" w:rsidRDefault="00256CC9">
      <w:pPr>
        <w:pStyle w:val="Bibliography"/>
      </w:pPr>
      <w:bookmarkStart w:id="45" w:name="ref-Cheng2023"/>
      <w:bookmarkEnd w:id="43"/>
      <w:r>
        <w:t xml:space="preserve">Cheng, W. (2023) Eddies in the Gulf of Alaska. In: </w:t>
      </w:r>
      <w:r>
        <w:rPr>
          <w:i/>
          <w:iCs/>
        </w:rPr>
        <w:t>Ecosystem Status Report 2023: Gulf of Alaska, Stock Assessment and Fishery Evaluation Report</w:t>
      </w:r>
      <w:r>
        <w:t>. North Pacific Fishery Management Council, 1007 West Third, Suite 400, Anchorage, Alaska 99501.</w:t>
      </w:r>
    </w:p>
    <w:p w14:paraId="2E2E2FA1" w14:textId="77777777" w:rsidR="007F414F" w:rsidRDefault="00256CC9">
      <w:pPr>
        <w:pStyle w:val="Bibliography"/>
      </w:pPr>
      <w:bookmarkStart w:id="46" w:name="ref-Eschmeyer1983_book"/>
      <w:bookmarkEnd w:id="45"/>
      <w:r>
        <w:t>Eschmeyer, W.N., Herald, E.S. and Hammann, H. (1983) A field guide to pacific coast fishes of north america.Houghton Mifflin Co., Boston, p 336.</w:t>
      </w:r>
    </w:p>
    <w:p w14:paraId="3CE5FB58" w14:textId="77777777" w:rsidR="007F414F" w:rsidRDefault="00256CC9">
      <w:pPr>
        <w:pStyle w:val="Bibliography"/>
      </w:pPr>
      <w:bookmarkStart w:id="47" w:name="ref-Frisk2001"/>
      <w:bookmarkEnd w:id="46"/>
      <w:r>
        <w:t xml:space="preserve">Frisk, M.G., J., M.T. and J., F.M. (2001) Estimation and analysis of biological parameters in elasmobranch fishes: a comparative life history study. </w:t>
      </w:r>
      <w:r>
        <w:rPr>
          <w:i/>
          <w:iCs/>
        </w:rPr>
        <w:t>Canadian Journal of Fisheries and Aquatic Sciences Science</w:t>
      </w:r>
      <w:r>
        <w:t xml:space="preserve"> 58, 969–981.</w:t>
      </w:r>
    </w:p>
    <w:p w14:paraId="5DE84039" w14:textId="77777777" w:rsidR="007F414F" w:rsidRDefault="00256CC9">
      <w:pPr>
        <w:pStyle w:val="Bibliography"/>
      </w:pPr>
      <w:bookmarkStart w:id="48" w:name="ref-Frisk2002"/>
      <w:bookmarkEnd w:id="47"/>
      <w:r>
        <w:t xml:space="preserve">Frisk, M.G., J., M.T. and J., F.M. (2002) The population dynamics of little skate </w:t>
      </w:r>
      <w:r>
        <w:rPr>
          <w:i/>
          <w:iCs/>
        </w:rPr>
        <w:t>Leucoraja erinacea</w:t>
      </w:r>
      <w:r>
        <w:t xml:space="preserve">, winter skate </w:t>
      </w:r>
      <w:r>
        <w:rPr>
          <w:i/>
          <w:iCs/>
        </w:rPr>
        <w:t>Leucoraja ocellata</w:t>
      </w:r>
      <w:r>
        <w:t xml:space="preserve">, and barndoor skate </w:t>
      </w:r>
      <w:r>
        <w:rPr>
          <w:i/>
          <w:iCs/>
        </w:rPr>
        <w:t>Dipturus leavis</w:t>
      </w:r>
      <w:r>
        <w:t xml:space="preserve">: predicting exploitation limits using matrix analysis. </w:t>
      </w:r>
      <w:r>
        <w:rPr>
          <w:i/>
          <w:iCs/>
        </w:rPr>
        <w:t>ICES Journal of Marine Science</w:t>
      </w:r>
      <w:r>
        <w:t xml:space="preserve"> 59, 576–586.</w:t>
      </w:r>
    </w:p>
    <w:p w14:paraId="31F4C212" w14:textId="77777777" w:rsidR="007F414F" w:rsidRDefault="00256CC9">
      <w:pPr>
        <w:pStyle w:val="Bibliography"/>
      </w:pPr>
      <w:bookmarkStart w:id="49" w:name="ref-Hoff2008"/>
      <w:bookmarkEnd w:id="48"/>
      <w:r>
        <w:t>Hoff, G.R. (2008) A nursery site of the Alaska skate (</w:t>
      </w:r>
      <w:r>
        <w:rPr>
          <w:i/>
          <w:iCs/>
        </w:rPr>
        <w:t>Bathyraja parmifera</w:t>
      </w:r>
      <w:r>
        <w:t xml:space="preserve">) in the eastern Bering Sea. </w:t>
      </w:r>
      <w:r>
        <w:rPr>
          <w:i/>
          <w:iCs/>
        </w:rPr>
        <w:t>Fishery Bulletin</w:t>
      </w:r>
      <w:r>
        <w:t xml:space="preserve"> 106, 233–244.</w:t>
      </w:r>
    </w:p>
    <w:p w14:paraId="15C5ED94" w14:textId="77777777" w:rsidR="007F414F" w:rsidRDefault="00256CC9">
      <w:pPr>
        <w:pStyle w:val="Bibliography"/>
      </w:pPr>
      <w:bookmarkStart w:id="50" w:name="ref-Hulson2023"/>
      <w:bookmarkEnd w:id="49"/>
      <w:r>
        <w:t xml:space="preserve">Hulson, P.F., Barbeaux, S., Ferriss, B., McDermott, S. and Spies, I. (2023) Assessment of the Pacific cod stock in Alaska. In: </w:t>
      </w:r>
      <w:r>
        <w:rPr>
          <w:i/>
          <w:iCs/>
        </w:rPr>
        <w:t>Stock assessment and fishery evaluation report for the groundfish resources of the Gulf of Alaska</w:t>
      </w:r>
      <w:r>
        <w:t>. North Pacific Fishery Management Council, Anchorage, AK.</w:t>
      </w:r>
    </w:p>
    <w:p w14:paraId="653813B7" w14:textId="77777777" w:rsidR="007F414F" w:rsidRDefault="00256CC9">
      <w:pPr>
        <w:pStyle w:val="Bibliography"/>
      </w:pPr>
      <w:bookmarkStart w:id="51" w:name="ref-Kemper2017"/>
      <w:bookmarkEnd w:id="50"/>
      <w:r>
        <w:t>Kemper, J.M., Bizzarro, J.J. and Ebert, D.A. (2017) Dietary variability in two common Alaskan skates (</w:t>
      </w:r>
      <w:r>
        <w:rPr>
          <w:i/>
          <w:iCs/>
        </w:rPr>
        <w:t>Bathyraja interrupta</w:t>
      </w:r>
      <w:r>
        <w:t xml:space="preserve"> and </w:t>
      </w:r>
      <w:r>
        <w:rPr>
          <w:i/>
          <w:iCs/>
        </w:rPr>
        <w:t>Raja rhina</w:t>
      </w:r>
      <w:r>
        <w:t xml:space="preserve">). </w:t>
      </w:r>
      <w:r>
        <w:rPr>
          <w:i/>
          <w:iCs/>
        </w:rPr>
        <w:t>Marine Biology</w:t>
      </w:r>
      <w:r>
        <w:t xml:space="preserve"> 164, 52.</w:t>
      </w:r>
    </w:p>
    <w:p w14:paraId="3359423A" w14:textId="77777777" w:rsidR="007F414F" w:rsidRDefault="00256CC9">
      <w:pPr>
        <w:pStyle w:val="Bibliography"/>
      </w:pPr>
      <w:bookmarkStart w:id="52" w:name="ref-King2003"/>
      <w:bookmarkEnd w:id="51"/>
      <w:r>
        <w:t xml:space="preserve">King, J.R. and McFarlane, G.A. (2003) Marine fish life history strategies: applications to fishery management. </w:t>
      </w:r>
      <w:r>
        <w:rPr>
          <w:i/>
          <w:iCs/>
        </w:rPr>
        <w:t>Fisheries Management and Ecology</w:t>
      </w:r>
      <w:r>
        <w:t xml:space="preserve"> 10, 249–264.</w:t>
      </w:r>
    </w:p>
    <w:p w14:paraId="024E7062" w14:textId="77777777" w:rsidR="007F414F" w:rsidRDefault="00256CC9">
      <w:pPr>
        <w:pStyle w:val="Bibliography"/>
      </w:pPr>
      <w:bookmarkStart w:id="53" w:name="ref-Love2005"/>
      <w:bookmarkEnd w:id="52"/>
      <w:r>
        <w:t>Love, M.S., Mecklenberg, C.W., Mecklenberg, T.A. and Thorsteinson, L.K. (2005) Resource inventory of marine and estuarine fishes of the West Coast and Alaska: a checklist of north Pacific and Arctic Ocean species from Baja California to the Alaska-Yukon Border. U.S. Department of the Interior, U.S. Geological Survey, Biological Resources Division, Seattle, Washington, 98104, OCS Study MMS 2005-030; USGS/NBII 2005-001.</w:t>
      </w:r>
    </w:p>
    <w:p w14:paraId="163A13C1" w14:textId="77777777" w:rsidR="007F414F" w:rsidRDefault="00256CC9">
      <w:pPr>
        <w:pStyle w:val="Bibliography"/>
      </w:pPr>
      <w:bookmarkStart w:id="54" w:name="ref-Moyle1996_book"/>
      <w:bookmarkEnd w:id="53"/>
      <w:r>
        <w:t>Moyle, P.B. and Cech, J.J., Jr (1996) Fishes, an introduction to ichthyology. Third. Prentice Hall, New Jersy, p 590.</w:t>
      </w:r>
    </w:p>
    <w:p w14:paraId="4D1496C7" w14:textId="77777777" w:rsidR="007F414F" w:rsidRDefault="00256CC9">
      <w:pPr>
        <w:pStyle w:val="Bibliography"/>
      </w:pPr>
      <w:bookmarkStart w:id="55" w:name="ref-Oleary2023"/>
      <w:bookmarkEnd w:id="54"/>
      <w:r>
        <w:t xml:space="preserve">O’Leary, C. (2023) Ocean temperature synthesis: Bottom trawl survey. In: </w:t>
      </w:r>
      <w:r>
        <w:rPr>
          <w:i/>
          <w:iCs/>
        </w:rPr>
        <w:t>Ecosystem Status Report 2023: Gulf of Alaska, Stock Assessment and Fishery Evaluation Report</w:t>
      </w:r>
      <w:r>
        <w:t>. North Pacific Fishery Management Council, 1007 West Third, Suite 400, Anchorage, Alaska 99501.</w:t>
      </w:r>
    </w:p>
    <w:p w14:paraId="29E91B99" w14:textId="77777777" w:rsidR="007F414F" w:rsidRDefault="00256CC9">
      <w:pPr>
        <w:pStyle w:val="Bibliography"/>
      </w:pPr>
      <w:bookmarkStart w:id="56" w:name="ref-Orlov2003"/>
      <w:bookmarkEnd w:id="55"/>
      <w:r>
        <w:t>Orlov, A.M. (2003) Diets, feeding habits, and trophic relations of six deep-benthic skates (</w:t>
      </w:r>
      <w:r>
        <w:rPr>
          <w:i/>
          <w:iCs/>
        </w:rPr>
        <w:t>Rajidae</w:t>
      </w:r>
      <w:r>
        <w:t xml:space="preserve">) in the western Bering Sea. </w:t>
      </w:r>
      <w:r>
        <w:rPr>
          <w:i/>
          <w:iCs/>
        </w:rPr>
        <w:t>Aqua, Journal of Ichthyology and Aquatic Biology</w:t>
      </w:r>
      <w:r>
        <w:t xml:space="preserve"> 7, 45–60.</w:t>
      </w:r>
    </w:p>
    <w:p w14:paraId="6ED4851C" w14:textId="77777777" w:rsidR="007F414F" w:rsidRDefault="00256CC9">
      <w:pPr>
        <w:pStyle w:val="Bibliography"/>
      </w:pPr>
      <w:bookmarkStart w:id="57" w:name="ref-Orlov1998"/>
      <w:bookmarkEnd w:id="56"/>
      <w:r>
        <w:t>Orlov, A.M. (1998) The diets and feeding habits of some deep-water benthic skates (</w:t>
      </w:r>
      <w:r>
        <w:rPr>
          <w:i/>
          <w:iCs/>
        </w:rPr>
        <w:t>Rajidae</w:t>
      </w:r>
      <w:r>
        <w:t xml:space="preserve">) in the Pacific waters off the northern Kuril Islands and southeastern Kamchatka. </w:t>
      </w:r>
      <w:r>
        <w:rPr>
          <w:i/>
          <w:iCs/>
        </w:rPr>
        <w:t>Alaska Fisheries Research Bulletin</w:t>
      </w:r>
      <w:r>
        <w:t xml:space="preserve"> 5, 1–17.</w:t>
      </w:r>
    </w:p>
    <w:p w14:paraId="6A037CC7" w14:textId="77777777" w:rsidR="007F414F" w:rsidRDefault="00256CC9">
      <w:pPr>
        <w:pStyle w:val="Bibliography"/>
      </w:pPr>
      <w:bookmarkStart w:id="58" w:name="ref-Ormseth2021_skate_assessment"/>
      <w:bookmarkEnd w:id="57"/>
      <w:r>
        <w:lastRenderedPageBreak/>
        <w:t xml:space="preserve">Ormseth, O.A. (2021) Assessment of the skate stock complex in the Gulf of Alaska. In: </w:t>
      </w:r>
      <w:r>
        <w:rPr>
          <w:i/>
          <w:iCs/>
        </w:rPr>
        <w:t>Stock assessment and fishery evaluation report for the groundfish resources of the Gulf of Alaska</w:t>
      </w:r>
      <w:r>
        <w:t>. North Pacific Fishery Management Council, Anchorage, AK.</w:t>
      </w:r>
    </w:p>
    <w:p w14:paraId="22D6D701" w14:textId="77777777" w:rsidR="007F414F" w:rsidRDefault="00256CC9">
      <w:pPr>
        <w:pStyle w:val="Bibliography"/>
      </w:pPr>
      <w:bookmarkStart w:id="59" w:name="ref-Siwicke2023-Longline"/>
      <w:bookmarkEnd w:id="58"/>
      <w:r>
        <w:t xml:space="preserve">Siwicke, K. (2023) Ocean temperature synthesis: Longline survey. In: </w:t>
      </w:r>
      <w:r>
        <w:rPr>
          <w:i/>
          <w:iCs/>
        </w:rPr>
        <w:t>Ecosystem Status Report 2023: Gulf of Alaska, Stock Assessment and Fishery Evaluation Report</w:t>
      </w:r>
      <w:r>
        <w:t>. North Pacific Fishery Management Council, 1007 West Third, Suite 400, Anchorage, Alaska 99501.</w:t>
      </w:r>
    </w:p>
    <w:p w14:paraId="27030CBE" w14:textId="77777777" w:rsidR="007F414F" w:rsidRDefault="00256CC9">
      <w:pPr>
        <w:pStyle w:val="Bibliography"/>
      </w:pPr>
      <w:bookmarkStart w:id="60" w:name="ref-Stevenson2007"/>
      <w:bookmarkEnd w:id="59"/>
      <w:r>
        <w:t>Stevenson, D.E., Orr, J.W., R, H.G. and McEachran, J.D. (2007) Field guide to sharks skates and ratfish of Alaska. Alaska Sea Grant.</w:t>
      </w:r>
    </w:p>
    <w:p w14:paraId="3B0CA486" w14:textId="77777777" w:rsidR="007F414F" w:rsidRDefault="00256CC9">
      <w:pPr>
        <w:pStyle w:val="Bibliography"/>
      </w:pPr>
      <w:bookmarkStart w:id="61" w:name="ref-Sullivan2022"/>
      <w:bookmarkEnd w:id="60"/>
      <w:r>
        <w:t>Sullivan, J., Monnahan, C., Hulson, P., Ianelli, J., Thorson, J. and Havron, A. (2022) REMA: a consensus version of the random effects model for ABC apportionment and Tier 4/5 assessments. Plan Team Report, Joint Groundfish Plan Teams, North Pacific Fishery Management Council, 605 W 4th Ave, Suite 306 Anchorage, AK 99501.</w:t>
      </w:r>
    </w:p>
    <w:p w14:paraId="6F1077CD" w14:textId="77777777" w:rsidR="007F414F" w:rsidRDefault="00256CC9">
      <w:pPr>
        <w:pStyle w:val="Bibliography"/>
      </w:pPr>
      <w:bookmarkStart w:id="62" w:name="ref-Trites2007"/>
      <w:bookmarkEnd w:id="61"/>
      <w:r>
        <w:t>Trites, A.W., Calkins, D.G. and Winship, A.J. (2007) Diets of Steller sea lions (</w:t>
      </w:r>
      <w:r>
        <w:rPr>
          <w:i/>
          <w:iCs/>
        </w:rPr>
        <w:t>Eumetopias jubatus</w:t>
      </w:r>
      <w:r>
        <w:t xml:space="preserve">) in Southeast Alaska, 1993−1999. </w:t>
      </w:r>
      <w:r>
        <w:rPr>
          <w:i/>
          <w:iCs/>
        </w:rPr>
        <w:t>Fishery Bulletin</w:t>
      </w:r>
      <w:r>
        <w:t xml:space="preserve"> 105, 234–248.</w:t>
      </w:r>
    </w:p>
    <w:p w14:paraId="65D0EC7B" w14:textId="77777777" w:rsidR="007F414F" w:rsidRDefault="00256CC9">
      <w:pPr>
        <w:pStyle w:val="Bibliography"/>
      </w:pPr>
      <w:bookmarkStart w:id="63" w:name="ref-Walker1998"/>
      <w:bookmarkEnd w:id="62"/>
      <w:r>
        <w:t xml:space="preserve">Walker, P.A. and Hislop, R.G. (1998) Sensitive skates or resilient rays? Spatial and temporal shifts in ray species composition in the central and north-western North Sea between 1930 and the present day. </w:t>
      </w:r>
      <w:r>
        <w:rPr>
          <w:i/>
          <w:iCs/>
        </w:rPr>
        <w:t>ICES Journal of Marine Science</w:t>
      </w:r>
      <w:r>
        <w:t xml:space="preserve"> 55, 392–402.</w:t>
      </w:r>
    </w:p>
    <w:p w14:paraId="1B0D1203" w14:textId="77777777" w:rsidR="007F414F" w:rsidRDefault="00256CC9">
      <w:pPr>
        <w:pStyle w:val="Bibliography"/>
      </w:pPr>
      <w:bookmarkStart w:id="64" w:name="ref-Whitehouse2023"/>
      <w:bookmarkEnd w:id="63"/>
      <w:r>
        <w:t xml:space="preserve">Whitehouse, A. (2023) Miscellaneous Species - Gulf of Alaska Bottom Trawl Survey. In: </w:t>
      </w:r>
      <w:r>
        <w:rPr>
          <w:i/>
          <w:iCs/>
        </w:rPr>
        <w:t>Ecosystem Status Report 2023: Gulf of Alaska, Stock Assessment and Fishery Evaluation Report</w:t>
      </w:r>
      <w:r>
        <w:t>. North Pacific Fishery Management Council, 1007 West Third, Suite 400, Anchorage, Alaska 99501.</w:t>
      </w:r>
    </w:p>
    <w:p w14:paraId="5F78C312" w14:textId="77777777" w:rsidR="007F414F" w:rsidRDefault="00256CC9">
      <w:pPr>
        <w:pStyle w:val="Bibliography"/>
      </w:pPr>
      <w:bookmarkStart w:id="65" w:name="ref-Wild2020"/>
      <w:bookmarkEnd w:id="64"/>
      <w:r>
        <w:t xml:space="preserve">Wild, L.A., Mueter, F., Witteveen, B. and Straley, J.M. (2020) </w:t>
      </w:r>
      <w:hyperlink r:id="rId10">
        <w:r>
          <w:rPr>
            <w:rStyle w:val="Hyperlink"/>
          </w:rPr>
          <w:t>Exploring variability in the diet of depredating sperm whales in the gulf of alaska through stable isotope analysis</w:t>
        </w:r>
      </w:hyperlink>
      <w:r>
        <w:t xml:space="preserve">. </w:t>
      </w:r>
      <w:r>
        <w:rPr>
          <w:i/>
          <w:iCs/>
        </w:rPr>
        <w:t>Royal Society Open Science</w:t>
      </w:r>
      <w:r>
        <w:t xml:space="preserve"> 7, 191110.</w:t>
      </w:r>
    </w:p>
    <w:p w14:paraId="36E07C68" w14:textId="77777777" w:rsidR="007F414F" w:rsidRDefault="00256CC9">
      <w:pPr>
        <w:pStyle w:val="Bibliography"/>
      </w:pPr>
      <w:bookmarkStart w:id="66" w:name="ref-Worton2023"/>
      <w:bookmarkEnd w:id="65"/>
      <w:r>
        <w:t xml:space="preserve">Worton, C. (2023) ADF&amp;G Gulf of Alaska Trawl Survey. In: </w:t>
      </w:r>
      <w:r>
        <w:rPr>
          <w:i/>
          <w:iCs/>
        </w:rPr>
        <w:t>Ecosystem Status Report 2023: Gulf of Alaska, Stock Assessment and Fishery Evaluation Report</w:t>
      </w:r>
      <w:r>
        <w:t>. North Pacific Fishery Management Council, 1007 West Third, Suite 400, Anchorage, Alaska 99501.</w:t>
      </w:r>
    </w:p>
    <w:p w14:paraId="5D1166B7" w14:textId="77777777" w:rsidR="007F414F" w:rsidRDefault="00256CC9">
      <w:pPr>
        <w:pStyle w:val="Bibliography"/>
      </w:pPr>
      <w:bookmarkStart w:id="67" w:name="ref-Yang2007"/>
      <w:bookmarkEnd w:id="66"/>
      <w:r>
        <w:t>Yang, M.-S. (2007) Food habits and diet overlap of seven skate species in the Aleutian Islands. 46 pp. U.S. Dep. Commer., NOAA Tech. Memo. NMFS-AFSC-177.</w:t>
      </w:r>
    </w:p>
    <w:bookmarkEnd w:id="44"/>
    <w:bookmarkEnd w:id="67"/>
    <w:p w14:paraId="7F9E5883" w14:textId="77777777" w:rsidR="007F414F" w:rsidRDefault="00256CC9">
      <w:r>
        <w:br w:type="page"/>
      </w:r>
    </w:p>
    <w:p w14:paraId="78B69837" w14:textId="77777777" w:rsidR="007F414F" w:rsidRDefault="00256CC9">
      <w:pPr>
        <w:pStyle w:val="Heading1"/>
      </w:pPr>
      <w:bookmarkStart w:id="68" w:name="tables"/>
      <w:bookmarkEnd w:id="42"/>
      <w:r>
        <w:lastRenderedPageBreak/>
        <w:t>Tables</w:t>
      </w:r>
    </w:p>
    <w:p w14:paraId="0FFA7549" w14:textId="77777777" w:rsidR="007F414F" w:rsidRDefault="00256CC9">
      <w:pPr>
        <w:pStyle w:val="TableCaption"/>
      </w:pPr>
      <w:bookmarkStart w:id="69" w:name="tab:Tab-big-cat-ofl"/>
      <w:bookmarkEnd w:id="69"/>
      <w:commentRangeStart w:id="70"/>
      <w:r>
        <w:t>Table 1</w:t>
      </w:r>
      <w:commentRangeEnd w:id="70"/>
      <w:r w:rsidR="006B3BE9">
        <w:rPr>
          <w:rStyle w:val="CommentReference"/>
        </w:rPr>
        <w:commentReference w:id="70"/>
      </w:r>
      <w:r>
        <w:t>: Harvest specifications and catch (t) for Big skates in GOA, 2005-2023 (the current management regime for GOA skates was initiated in 2005). The ABC and catch are divided into three GOA regulatory regions; Western (W), Central (C), Eastern (E)). R is the percent of Total Catch retained.</w:t>
      </w:r>
    </w:p>
    <w:tbl>
      <w:tblPr>
        <w:tblW w:w="0" w:type="auto"/>
        <w:jc w:val="center"/>
        <w:tblLayout w:type="fixed"/>
        <w:tblLook w:val="0420" w:firstRow="1" w:lastRow="0" w:firstColumn="0" w:lastColumn="0" w:noHBand="0" w:noVBand="1"/>
      </w:tblPr>
      <w:tblGrid>
        <w:gridCol w:w="662"/>
        <w:gridCol w:w="527"/>
        <w:gridCol w:w="692"/>
        <w:gridCol w:w="527"/>
        <w:gridCol w:w="698"/>
        <w:gridCol w:w="601"/>
        <w:gridCol w:w="698"/>
        <w:gridCol w:w="527"/>
        <w:gridCol w:w="692"/>
        <w:gridCol w:w="692"/>
        <w:gridCol w:w="698"/>
        <w:gridCol w:w="527"/>
        <w:gridCol w:w="692"/>
        <w:gridCol w:w="692"/>
        <w:gridCol w:w="698"/>
      </w:tblGrid>
      <w:tr w:rsidR="007F414F" w14:paraId="192703E4" w14:textId="77777777">
        <w:trPr>
          <w:tblHeader/>
          <w:jc w:val="center"/>
        </w:trPr>
        <w:tc>
          <w:tcPr>
            <w:tcW w:w="662"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6723C60"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3045" w:type="dxa"/>
            <w:gridSpan w:val="5"/>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82F3F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Catch</w:t>
            </w:r>
          </w:p>
        </w:tc>
        <w:tc>
          <w:tcPr>
            <w:tcW w:w="698" w:type="dxa"/>
            <w:tcBorders>
              <w:top w:val="single" w:sz="8" w:space="0" w:color="666666"/>
              <w:left w:val="single" w:sz="8" w:space="0" w:color="666666"/>
              <w:bottom w:val="single" w:sz="8" w:space="0" w:color="666666"/>
              <w:right w:val="single" w:sz="8" w:space="0" w:color="666666"/>
            </w:tcBorders>
            <w:shd w:val="clear" w:color="auto" w:fill="F7F7F7"/>
            <w:tcMar>
              <w:top w:w="0" w:type="dxa"/>
              <w:left w:w="0" w:type="dxa"/>
              <w:bottom w:w="0" w:type="dxa"/>
              <w:right w:w="0" w:type="dxa"/>
            </w:tcMar>
            <w:vAlign w:val="center"/>
          </w:tcPr>
          <w:p w14:paraId="35D5E9F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OFL</w:t>
            </w:r>
          </w:p>
        </w:tc>
        <w:tc>
          <w:tcPr>
            <w:tcW w:w="2609" w:type="dxa"/>
            <w:gridSpan w:val="4"/>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7DEBD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ABC</w:t>
            </w:r>
          </w:p>
        </w:tc>
        <w:tc>
          <w:tcPr>
            <w:tcW w:w="2609" w:type="dxa"/>
            <w:gridSpan w:val="4"/>
            <w:tcBorders>
              <w:top w:val="single" w:sz="8" w:space="0" w:color="666666"/>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14:paraId="7BCD970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TAC</w:t>
            </w:r>
          </w:p>
        </w:tc>
      </w:tr>
      <w:tr w:rsidR="007F414F" w14:paraId="0105EA65" w14:textId="77777777">
        <w:trPr>
          <w:tblHeader/>
          <w:jc w:val="center"/>
        </w:trPr>
        <w:tc>
          <w:tcPr>
            <w:tcW w:w="662"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08CD057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Year</w:t>
            </w:r>
          </w:p>
        </w:tc>
        <w:tc>
          <w:tcPr>
            <w:tcW w:w="527" w:type="dxa"/>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3C58671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W</w:t>
            </w:r>
          </w:p>
        </w:tc>
        <w:tc>
          <w:tcPr>
            <w:tcW w:w="692"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677158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C</w:t>
            </w:r>
          </w:p>
        </w:tc>
        <w:tc>
          <w:tcPr>
            <w:tcW w:w="527"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180A1E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E</w:t>
            </w:r>
          </w:p>
        </w:tc>
        <w:tc>
          <w:tcPr>
            <w:tcW w:w="69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ED0AD1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Total</w:t>
            </w:r>
          </w:p>
        </w:tc>
        <w:tc>
          <w:tcPr>
            <w:tcW w:w="601" w:type="dxa"/>
            <w:tcBorders>
              <w:top w:val="single" w:sz="8" w:space="0" w:color="666666"/>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268CCA0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R</w:t>
            </w:r>
          </w:p>
        </w:tc>
        <w:tc>
          <w:tcPr>
            <w:tcW w:w="698" w:type="dxa"/>
            <w:tcBorders>
              <w:top w:val="single" w:sz="8" w:space="0" w:color="666666"/>
              <w:left w:val="single" w:sz="8" w:space="0" w:color="666666"/>
              <w:bottom w:val="single" w:sz="8" w:space="0" w:color="666666"/>
              <w:right w:val="single" w:sz="8" w:space="0" w:color="666666"/>
            </w:tcBorders>
            <w:shd w:val="clear" w:color="auto" w:fill="F7F7F7"/>
            <w:tcMar>
              <w:top w:w="0" w:type="dxa"/>
              <w:left w:w="0" w:type="dxa"/>
              <w:bottom w:w="0" w:type="dxa"/>
              <w:right w:w="0" w:type="dxa"/>
            </w:tcMar>
            <w:vAlign w:val="center"/>
          </w:tcPr>
          <w:p w14:paraId="022E7E6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Total</w:t>
            </w:r>
          </w:p>
        </w:tc>
        <w:tc>
          <w:tcPr>
            <w:tcW w:w="527" w:type="dxa"/>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4CB305E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W</w:t>
            </w:r>
          </w:p>
        </w:tc>
        <w:tc>
          <w:tcPr>
            <w:tcW w:w="692"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AF7929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C</w:t>
            </w:r>
          </w:p>
        </w:tc>
        <w:tc>
          <w:tcPr>
            <w:tcW w:w="692"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6BFA9D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E</w:t>
            </w:r>
          </w:p>
        </w:tc>
        <w:tc>
          <w:tcPr>
            <w:tcW w:w="698" w:type="dxa"/>
            <w:tcBorders>
              <w:top w:val="single" w:sz="8" w:space="0" w:color="666666"/>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11E4323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Total</w:t>
            </w:r>
          </w:p>
        </w:tc>
        <w:tc>
          <w:tcPr>
            <w:tcW w:w="527" w:type="dxa"/>
            <w:tcBorders>
              <w:top w:val="single" w:sz="8" w:space="0" w:color="666666"/>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14:paraId="7A66506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W</w:t>
            </w:r>
          </w:p>
        </w:tc>
        <w:tc>
          <w:tcPr>
            <w:tcW w:w="692"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14:paraId="422747A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C</w:t>
            </w:r>
          </w:p>
        </w:tc>
        <w:tc>
          <w:tcPr>
            <w:tcW w:w="692"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14:paraId="77F4890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E</w:t>
            </w:r>
          </w:p>
        </w:tc>
        <w:tc>
          <w:tcPr>
            <w:tcW w:w="698"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14:paraId="7B3A276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Total</w:t>
            </w:r>
          </w:p>
        </w:tc>
      </w:tr>
      <w:tr w:rsidR="007F414F" w14:paraId="1C3FF3ED" w14:textId="77777777">
        <w:trPr>
          <w:jc w:val="center"/>
        </w:trPr>
        <w:tc>
          <w:tcPr>
            <w:tcW w:w="662"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AFDC7A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2005</w:t>
            </w:r>
          </w:p>
        </w:tc>
        <w:tc>
          <w:tcPr>
            <w:tcW w:w="527"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4E257B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26</w:t>
            </w:r>
          </w:p>
        </w:tc>
        <w:tc>
          <w:tcPr>
            <w:tcW w:w="69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D112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811</w:t>
            </w:r>
          </w:p>
        </w:tc>
        <w:tc>
          <w:tcPr>
            <w:tcW w:w="527"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97EC0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65</w:t>
            </w:r>
          </w:p>
        </w:tc>
        <w:tc>
          <w:tcPr>
            <w:tcW w:w="698"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74AE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903</w:t>
            </w:r>
          </w:p>
        </w:tc>
        <w:tc>
          <w:tcPr>
            <w:tcW w:w="601"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E11186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72%</w:t>
            </w:r>
          </w:p>
        </w:tc>
        <w:tc>
          <w:tcPr>
            <w:tcW w:w="698" w:type="dxa"/>
            <w:tcBorders>
              <w:top w:val="single" w:sz="8" w:space="0" w:color="666666"/>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14:paraId="10E2A9E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5,332</w:t>
            </w:r>
          </w:p>
        </w:tc>
        <w:tc>
          <w:tcPr>
            <w:tcW w:w="527"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29D8F8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727</w:t>
            </w:r>
          </w:p>
        </w:tc>
        <w:tc>
          <w:tcPr>
            <w:tcW w:w="69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985B9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2,463</w:t>
            </w:r>
          </w:p>
        </w:tc>
        <w:tc>
          <w:tcPr>
            <w:tcW w:w="69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FE0A5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809</w:t>
            </w:r>
          </w:p>
        </w:tc>
        <w:tc>
          <w:tcPr>
            <w:tcW w:w="698"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8DE9F3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3,999</w:t>
            </w:r>
          </w:p>
        </w:tc>
        <w:tc>
          <w:tcPr>
            <w:tcW w:w="527" w:type="dxa"/>
            <w:tcBorders>
              <w:top w:val="single" w:sz="8" w:space="0" w:color="666666"/>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14:paraId="2F8DE58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727</w:t>
            </w:r>
          </w:p>
        </w:tc>
        <w:tc>
          <w:tcPr>
            <w:tcW w:w="692"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1AA635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2,463</w:t>
            </w:r>
          </w:p>
        </w:tc>
        <w:tc>
          <w:tcPr>
            <w:tcW w:w="692"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0B327B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809</w:t>
            </w:r>
          </w:p>
        </w:tc>
        <w:tc>
          <w:tcPr>
            <w:tcW w:w="698"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407D9E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3,999</w:t>
            </w:r>
          </w:p>
        </w:tc>
      </w:tr>
      <w:tr w:rsidR="007F414F" w14:paraId="0D388735" w14:textId="77777777">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C7D7F9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2006</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595DD4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72</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563FC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1,272</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D8EF5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344</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61910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1,688</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7057F8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54%</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14:paraId="28FA2A8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4,726</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03F01D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695</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786A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2,250</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3588C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599</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5CE6CB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3,544</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14:paraId="1B2DFB4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695</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E0CC4B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2,250</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AE404C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599</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8987E7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3,544</w:t>
            </w:r>
          </w:p>
        </w:tc>
      </w:tr>
      <w:tr w:rsidR="007F414F" w14:paraId="05890D72" w14:textId="77777777">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CA7A5F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2007</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697BB6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69</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FDCFE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1,518</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1E07E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21A56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1,594</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1D2FF4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49%</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14:paraId="36988D6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4,726</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5767CB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695</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9C5F4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2,250</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01552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599</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52DACB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3,544</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14:paraId="14489F3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695</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110983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2,250</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4AC0EE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599</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7C5ACF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3,544</w:t>
            </w:r>
          </w:p>
        </w:tc>
      </w:tr>
      <w:tr w:rsidR="007F414F" w14:paraId="1AF29517" w14:textId="77777777">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5D58B1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2008</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C46699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132</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4DBD8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1,241</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6C4DD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45</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F3FA1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1,418</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8CF1AC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70%</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14:paraId="7C4321E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4,398</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677898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632</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E4FE1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2,065</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F50C6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633</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4E9A6E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3,330</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14:paraId="72B4E3C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632</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094214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2,065</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DCDEA6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633</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FA7299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3,330</w:t>
            </w:r>
          </w:p>
        </w:tc>
      </w:tr>
      <w:tr w:rsidR="007F414F" w14:paraId="737C3E42" w14:textId="77777777">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74E5F0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2009</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4A0A14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79</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805C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1,903</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E3374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100</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CB91C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2,082</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FA45EF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70%</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14:paraId="2FDC74F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4,398</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77EE60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632</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4BF91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2,065</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9F603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633</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03BD42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3,330</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14:paraId="2247E89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632</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BB3AB3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2,065</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6BB870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633</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338575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3,330</w:t>
            </w:r>
          </w:p>
        </w:tc>
      </w:tr>
      <w:tr w:rsidR="007F414F" w14:paraId="21501CB1" w14:textId="77777777">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06D620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2010</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F55E6A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148</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7D8AA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2,236</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3CF7B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149</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F8198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2,533</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5F7EED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71%</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14:paraId="13927AA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4,438</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579577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598</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DBD3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2,049</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17F7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681</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1B2C0F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3,328</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14:paraId="61A1459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598</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2F8138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2,049</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21272D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681</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8CD916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3,328</w:t>
            </w:r>
          </w:p>
        </w:tc>
      </w:tr>
      <w:tr w:rsidR="007F414F" w14:paraId="374ABA64" w14:textId="77777777">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969835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2011</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FDF99F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110</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223C8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2,109</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799A1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90</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19D01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2,309</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9507A3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80%</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14:paraId="7F6C64F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4,438</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C6B512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598</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14CF6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2,049</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66AAD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681</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EB3F76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3,328</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14:paraId="6928193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598</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25B4BA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2,049</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3726A9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681</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76FCE5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3,328</w:t>
            </w:r>
          </w:p>
        </w:tc>
      </w:tr>
      <w:tr w:rsidR="007F414F" w14:paraId="435C157D" w14:textId="77777777">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8DD545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2012</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DF84D9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66</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C4789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1,902</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53D6B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38</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60B60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2,005</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133B69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94%</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14:paraId="27F13B9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5,023</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C87DD2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469</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3D18E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1,793</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F25FF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1,505</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2586A1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3,767</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14:paraId="44EAA24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469</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860B1B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1,793</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08DD81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1,505</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CA725A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3,767</w:t>
            </w:r>
          </w:p>
        </w:tc>
      </w:tr>
      <w:tr w:rsidR="007F414F" w14:paraId="470D773B" w14:textId="77777777">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EB1417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2013</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12A338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121</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770B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2,321</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7C494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91</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138A4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2,533</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6AD623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62%</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14:paraId="149DEBA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5,023</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966B32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469</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F2885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1,793</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65A13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1,505</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7E7720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3,767</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14:paraId="450D903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469</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4617CF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1,793</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B050A4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1,505</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B67C56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3,767</w:t>
            </w:r>
          </w:p>
        </w:tc>
      </w:tr>
      <w:tr w:rsidR="007F414F" w14:paraId="6E5A8F9E" w14:textId="77777777">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AA3F8B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2014</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F8935A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159</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B67A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1,396</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258AA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99</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4051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1,654</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8847C4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26%</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14:paraId="1DA094B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5,016</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4764A6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589</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06EE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1,532</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AD9C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1,641</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2015C9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3,762</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14:paraId="3949062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589</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17D301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1,532</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AAA2E0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1,641</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DB5B12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3,762</w:t>
            </w:r>
          </w:p>
        </w:tc>
      </w:tr>
      <w:tr w:rsidR="007F414F" w14:paraId="613B0C09" w14:textId="77777777">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34487E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2015</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71D705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236</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CB7B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1,211</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D1B59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56</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3012D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1,503</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F5053D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16%</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14:paraId="27AC673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5,016</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C00B79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731</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F28E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1,257</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2180C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1,267</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556687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3,255</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14:paraId="5EF1DDE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731</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FDB478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1,257</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A54DB7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1,267</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475409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3,255</w:t>
            </w:r>
          </w:p>
        </w:tc>
      </w:tr>
      <w:tr w:rsidR="007F414F" w14:paraId="37B45595" w14:textId="77777777">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1499DC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2016</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0375D7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167</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0AA86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1,854</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C4EF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50</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9E2CC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2,071</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127A57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33%</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14:paraId="2904307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5,086</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0C3CB0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908</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4F985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1,850</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9322B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1,056</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1A6637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3,814</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14:paraId="5741FE6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908</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9C8B3A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1,850</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3A083B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1,056</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FE9642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3,814</w:t>
            </w:r>
          </w:p>
        </w:tc>
      </w:tr>
      <w:tr w:rsidR="007F414F" w14:paraId="6A147F71" w14:textId="77777777">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C44032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2017</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838E63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194</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40AD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1,453</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81C67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84</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842B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1,730</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7150F6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32%</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14:paraId="2DFD760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5,086</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FA4E10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908</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5A7DA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1,850</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931F8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1,056</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42E1A5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3,814</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14:paraId="57B49B2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908</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6B1C99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1,850</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D8F813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1,056</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55C1EB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3,814</w:t>
            </w:r>
          </w:p>
        </w:tc>
      </w:tr>
      <w:tr w:rsidR="007F414F" w14:paraId="4CAC7FAF" w14:textId="77777777">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F6A0E3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2018</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2AFE04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303</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3B88D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929</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FC73E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78</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F7EED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1,310</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B92889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39%</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14:paraId="4F8FA37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3,797</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47E3B9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504</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C1986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1,774</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0175B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570</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A0F0CA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2,848</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14:paraId="3E6574E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504</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543978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1,774</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D18809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570</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00AE2D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2,848</w:t>
            </w:r>
          </w:p>
        </w:tc>
      </w:tr>
      <w:tr w:rsidR="007F414F" w14:paraId="7CBF13D9" w14:textId="77777777">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0AB3DE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2019</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472C54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132</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05E52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1,117</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356FF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102</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4822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1,351</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5D14FC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48%</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14:paraId="39EE880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3,797</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EE5E66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504</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C530E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1,774</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F0B5F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570</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C81FEE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2,848</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14:paraId="421DB26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504</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851C6E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1,774</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448493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570</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42D666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2,848</w:t>
            </w:r>
          </w:p>
        </w:tc>
      </w:tr>
      <w:tr w:rsidR="007F414F" w14:paraId="4596566D" w14:textId="77777777">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9696B2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2020</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C3FE89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31</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C9EE1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811</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C1076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180</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518A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1,023</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4CEFD7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54%</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14:paraId="43DF307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4,278</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453753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758</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5727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1,560</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5EA4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890</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0B9303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3,208</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14:paraId="5B7B449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758</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303E8F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1,560</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80D3E4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890</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F1BB90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3,208</w:t>
            </w:r>
          </w:p>
        </w:tc>
      </w:tr>
      <w:tr w:rsidR="007F414F" w14:paraId="22BD7D3E" w14:textId="77777777">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37E6A5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2021</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3C358A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126</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2D344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429</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3C067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189</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D1390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744</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B84CE8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16%</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14:paraId="50F3F1D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4,278</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99205B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758</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F34A2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1,560</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7084D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890</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0A63C8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3,208</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14:paraId="446CAE8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758</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87066A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1,560</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B2001C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890</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5F1A7C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3,208</w:t>
            </w:r>
          </w:p>
        </w:tc>
      </w:tr>
      <w:tr w:rsidR="007F414F" w14:paraId="0091439D" w14:textId="77777777">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A7A7D1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2022</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81E368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164</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1E719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766</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F9AA6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100</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B938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1,031</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428698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14:paraId="4D66448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3,822</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760B8A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591</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98B9E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1,482</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21C27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794</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42D40D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2,867</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14:paraId="271E59F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591</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26F3AD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1,482</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031349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794</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ABAEFE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2,867</w:t>
            </w:r>
          </w:p>
        </w:tc>
      </w:tr>
      <w:tr w:rsidR="007F414F" w14:paraId="3745ED7B" w14:textId="77777777">
        <w:trPr>
          <w:jc w:val="center"/>
        </w:trPr>
        <w:tc>
          <w:tcPr>
            <w:tcW w:w="662"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5FDB8C5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2023</w:t>
            </w:r>
          </w:p>
        </w:tc>
        <w:tc>
          <w:tcPr>
            <w:tcW w:w="527"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04A3C93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47</w:t>
            </w:r>
          </w:p>
        </w:tc>
        <w:tc>
          <w:tcPr>
            <w:tcW w:w="69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A6A04B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629</w:t>
            </w:r>
          </w:p>
        </w:tc>
        <w:tc>
          <w:tcPr>
            <w:tcW w:w="52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044996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116</w:t>
            </w:r>
          </w:p>
        </w:tc>
        <w:tc>
          <w:tcPr>
            <w:tcW w:w="698"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2BD0C7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792</w:t>
            </w:r>
          </w:p>
        </w:tc>
        <w:tc>
          <w:tcPr>
            <w:tcW w:w="601"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7993C5D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21%</w:t>
            </w:r>
          </w:p>
        </w:tc>
        <w:tc>
          <w:tcPr>
            <w:tcW w:w="698" w:type="dxa"/>
            <w:tcBorders>
              <w:top w:val="none" w:sz="0" w:space="0" w:color="000000"/>
              <w:left w:val="single" w:sz="8" w:space="0" w:color="666666"/>
              <w:bottom w:val="single" w:sz="8" w:space="0" w:color="666666"/>
              <w:right w:val="single" w:sz="8" w:space="0" w:color="666666"/>
            </w:tcBorders>
            <w:shd w:val="clear" w:color="auto" w:fill="F7F7F7"/>
            <w:tcMar>
              <w:top w:w="0" w:type="dxa"/>
              <w:left w:w="0" w:type="dxa"/>
              <w:bottom w:w="0" w:type="dxa"/>
              <w:right w:w="0" w:type="dxa"/>
            </w:tcMar>
            <w:vAlign w:val="center"/>
          </w:tcPr>
          <w:p w14:paraId="35197AB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3,822</w:t>
            </w:r>
          </w:p>
        </w:tc>
        <w:tc>
          <w:tcPr>
            <w:tcW w:w="527"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2D85552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591</w:t>
            </w:r>
          </w:p>
        </w:tc>
        <w:tc>
          <w:tcPr>
            <w:tcW w:w="69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F21C75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1,482</w:t>
            </w:r>
          </w:p>
        </w:tc>
        <w:tc>
          <w:tcPr>
            <w:tcW w:w="69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DE9113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794</w:t>
            </w:r>
          </w:p>
        </w:tc>
        <w:tc>
          <w:tcPr>
            <w:tcW w:w="698"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71468F9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2,867</w:t>
            </w:r>
          </w:p>
        </w:tc>
        <w:tc>
          <w:tcPr>
            <w:tcW w:w="527" w:type="dxa"/>
            <w:tcBorders>
              <w:top w:val="none" w:sz="0" w:space="0" w:color="000000"/>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14:paraId="3AFFBCF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591</w:t>
            </w:r>
          </w:p>
        </w:tc>
        <w:tc>
          <w:tcPr>
            <w:tcW w:w="692"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14:paraId="00014E9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1,482</w:t>
            </w:r>
          </w:p>
        </w:tc>
        <w:tc>
          <w:tcPr>
            <w:tcW w:w="692"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14:paraId="4D3097D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794</w:t>
            </w:r>
          </w:p>
        </w:tc>
        <w:tc>
          <w:tcPr>
            <w:tcW w:w="698"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14:paraId="5C3D507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2,867</w:t>
            </w:r>
          </w:p>
        </w:tc>
      </w:tr>
    </w:tbl>
    <w:p w14:paraId="10B45D41" w14:textId="77777777" w:rsidR="007F414F" w:rsidRDefault="00256CC9">
      <w:r>
        <w:br w:type="page"/>
      </w:r>
    </w:p>
    <w:p w14:paraId="726A4AB8" w14:textId="77777777" w:rsidR="007F414F" w:rsidRDefault="00256CC9">
      <w:pPr>
        <w:pStyle w:val="TableCaption"/>
      </w:pPr>
      <w:bookmarkStart w:id="71" w:name="tab:Tab-longnose-cat-ofl"/>
      <w:bookmarkEnd w:id="71"/>
      <w:r>
        <w:lastRenderedPageBreak/>
        <w:t>Table 2: Harvest specifications and catch (t) for Longnose skates in GOA, 2005-2023 (the current management regime for GOA skates was initiated in 2005). The ABC and catch are divided into three GOA regulatory regions; Western (W), Central (C), Eastern (E)). R is the percent of Total Catch retained.</w:t>
      </w:r>
    </w:p>
    <w:tbl>
      <w:tblPr>
        <w:tblW w:w="0" w:type="auto"/>
        <w:jc w:val="center"/>
        <w:tblLayout w:type="fixed"/>
        <w:tblLook w:val="0420" w:firstRow="1" w:lastRow="0" w:firstColumn="0" w:lastColumn="0" w:noHBand="0" w:noVBand="1"/>
      </w:tblPr>
      <w:tblGrid>
        <w:gridCol w:w="662"/>
        <w:gridCol w:w="527"/>
        <w:gridCol w:w="692"/>
        <w:gridCol w:w="527"/>
        <w:gridCol w:w="698"/>
        <w:gridCol w:w="601"/>
        <w:gridCol w:w="698"/>
        <w:gridCol w:w="527"/>
        <w:gridCol w:w="692"/>
        <w:gridCol w:w="527"/>
        <w:gridCol w:w="698"/>
        <w:gridCol w:w="527"/>
        <w:gridCol w:w="692"/>
        <w:gridCol w:w="527"/>
        <w:gridCol w:w="698"/>
      </w:tblGrid>
      <w:tr w:rsidR="007F414F" w14:paraId="68A3570F" w14:textId="77777777">
        <w:trPr>
          <w:tblHeader/>
          <w:jc w:val="center"/>
        </w:trPr>
        <w:tc>
          <w:tcPr>
            <w:tcW w:w="662"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2C17950"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3045" w:type="dxa"/>
            <w:gridSpan w:val="5"/>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57F7A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Catch</w:t>
            </w:r>
          </w:p>
        </w:tc>
        <w:tc>
          <w:tcPr>
            <w:tcW w:w="698" w:type="dxa"/>
            <w:tcBorders>
              <w:top w:val="single" w:sz="8" w:space="0" w:color="666666"/>
              <w:left w:val="single" w:sz="8" w:space="0" w:color="666666"/>
              <w:bottom w:val="single" w:sz="8" w:space="0" w:color="666666"/>
              <w:right w:val="single" w:sz="8" w:space="0" w:color="666666"/>
            </w:tcBorders>
            <w:shd w:val="clear" w:color="auto" w:fill="F7F7F7"/>
            <w:tcMar>
              <w:top w:w="0" w:type="dxa"/>
              <w:left w:w="0" w:type="dxa"/>
              <w:bottom w:w="0" w:type="dxa"/>
              <w:right w:w="0" w:type="dxa"/>
            </w:tcMar>
            <w:vAlign w:val="center"/>
          </w:tcPr>
          <w:p w14:paraId="60C4E32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OFL</w:t>
            </w:r>
          </w:p>
        </w:tc>
        <w:tc>
          <w:tcPr>
            <w:tcW w:w="2444" w:type="dxa"/>
            <w:gridSpan w:val="4"/>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4AA04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ABC</w:t>
            </w:r>
          </w:p>
        </w:tc>
        <w:tc>
          <w:tcPr>
            <w:tcW w:w="2444" w:type="dxa"/>
            <w:gridSpan w:val="4"/>
            <w:tcBorders>
              <w:top w:val="single" w:sz="8" w:space="0" w:color="666666"/>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14:paraId="55F30F6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TAC</w:t>
            </w:r>
          </w:p>
        </w:tc>
      </w:tr>
      <w:tr w:rsidR="007F414F" w14:paraId="7A83F96D" w14:textId="77777777">
        <w:trPr>
          <w:tblHeader/>
          <w:jc w:val="center"/>
        </w:trPr>
        <w:tc>
          <w:tcPr>
            <w:tcW w:w="662"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5D4FB67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Year</w:t>
            </w:r>
          </w:p>
        </w:tc>
        <w:tc>
          <w:tcPr>
            <w:tcW w:w="527" w:type="dxa"/>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5617A8C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W</w:t>
            </w:r>
          </w:p>
        </w:tc>
        <w:tc>
          <w:tcPr>
            <w:tcW w:w="692"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4B3BBC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C</w:t>
            </w:r>
          </w:p>
        </w:tc>
        <w:tc>
          <w:tcPr>
            <w:tcW w:w="527"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E38A6E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E</w:t>
            </w:r>
          </w:p>
        </w:tc>
        <w:tc>
          <w:tcPr>
            <w:tcW w:w="69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68AAD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Total</w:t>
            </w:r>
          </w:p>
        </w:tc>
        <w:tc>
          <w:tcPr>
            <w:tcW w:w="601" w:type="dxa"/>
            <w:tcBorders>
              <w:top w:val="single" w:sz="8" w:space="0" w:color="666666"/>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506DC9C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R</w:t>
            </w:r>
          </w:p>
        </w:tc>
        <w:tc>
          <w:tcPr>
            <w:tcW w:w="698" w:type="dxa"/>
            <w:tcBorders>
              <w:top w:val="single" w:sz="8" w:space="0" w:color="666666"/>
              <w:left w:val="single" w:sz="8" w:space="0" w:color="666666"/>
              <w:bottom w:val="single" w:sz="8" w:space="0" w:color="666666"/>
              <w:right w:val="single" w:sz="8" w:space="0" w:color="666666"/>
            </w:tcBorders>
            <w:shd w:val="clear" w:color="auto" w:fill="F7F7F7"/>
            <w:tcMar>
              <w:top w:w="0" w:type="dxa"/>
              <w:left w:w="0" w:type="dxa"/>
              <w:bottom w:w="0" w:type="dxa"/>
              <w:right w:w="0" w:type="dxa"/>
            </w:tcMar>
            <w:vAlign w:val="center"/>
          </w:tcPr>
          <w:p w14:paraId="1EE387F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Total</w:t>
            </w:r>
          </w:p>
        </w:tc>
        <w:tc>
          <w:tcPr>
            <w:tcW w:w="527" w:type="dxa"/>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19E3644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W</w:t>
            </w:r>
          </w:p>
        </w:tc>
        <w:tc>
          <w:tcPr>
            <w:tcW w:w="692"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3899F1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C</w:t>
            </w:r>
          </w:p>
        </w:tc>
        <w:tc>
          <w:tcPr>
            <w:tcW w:w="527"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1A9769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E</w:t>
            </w:r>
          </w:p>
        </w:tc>
        <w:tc>
          <w:tcPr>
            <w:tcW w:w="698" w:type="dxa"/>
            <w:tcBorders>
              <w:top w:val="single" w:sz="8" w:space="0" w:color="666666"/>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2D37905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Total</w:t>
            </w:r>
          </w:p>
        </w:tc>
        <w:tc>
          <w:tcPr>
            <w:tcW w:w="527" w:type="dxa"/>
            <w:tcBorders>
              <w:top w:val="single" w:sz="8" w:space="0" w:color="666666"/>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14:paraId="47AA363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W</w:t>
            </w:r>
          </w:p>
        </w:tc>
        <w:tc>
          <w:tcPr>
            <w:tcW w:w="692"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14:paraId="67EFEF6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C</w:t>
            </w:r>
          </w:p>
        </w:tc>
        <w:tc>
          <w:tcPr>
            <w:tcW w:w="527"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14:paraId="7ABFCDB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E</w:t>
            </w:r>
          </w:p>
        </w:tc>
        <w:tc>
          <w:tcPr>
            <w:tcW w:w="698"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14:paraId="2B44692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Total</w:t>
            </w:r>
          </w:p>
        </w:tc>
      </w:tr>
      <w:tr w:rsidR="007F414F" w14:paraId="2E1C7BF5" w14:textId="77777777">
        <w:trPr>
          <w:jc w:val="center"/>
        </w:trPr>
        <w:tc>
          <w:tcPr>
            <w:tcW w:w="662"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404C42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2005</w:t>
            </w:r>
          </w:p>
        </w:tc>
        <w:tc>
          <w:tcPr>
            <w:tcW w:w="527"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5E517C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37</w:t>
            </w:r>
          </w:p>
        </w:tc>
        <w:tc>
          <w:tcPr>
            <w:tcW w:w="69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F104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993</w:t>
            </w:r>
          </w:p>
        </w:tc>
        <w:tc>
          <w:tcPr>
            <w:tcW w:w="527"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B14B5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162</w:t>
            </w:r>
          </w:p>
        </w:tc>
        <w:tc>
          <w:tcPr>
            <w:tcW w:w="698"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A41BA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1,192</w:t>
            </w:r>
          </w:p>
        </w:tc>
        <w:tc>
          <w:tcPr>
            <w:tcW w:w="601"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0C4ACD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70%</w:t>
            </w:r>
          </w:p>
        </w:tc>
        <w:tc>
          <w:tcPr>
            <w:tcW w:w="698" w:type="dxa"/>
            <w:tcBorders>
              <w:top w:val="single" w:sz="8" w:space="0" w:color="666666"/>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14:paraId="24281E5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3,757</w:t>
            </w:r>
          </w:p>
        </w:tc>
        <w:tc>
          <w:tcPr>
            <w:tcW w:w="527"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220756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66</w:t>
            </w:r>
          </w:p>
        </w:tc>
        <w:tc>
          <w:tcPr>
            <w:tcW w:w="69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43BD3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1,972</w:t>
            </w:r>
          </w:p>
        </w:tc>
        <w:tc>
          <w:tcPr>
            <w:tcW w:w="527"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BDC80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780</w:t>
            </w:r>
          </w:p>
        </w:tc>
        <w:tc>
          <w:tcPr>
            <w:tcW w:w="698"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AB0B75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2,818</w:t>
            </w:r>
          </w:p>
        </w:tc>
        <w:tc>
          <w:tcPr>
            <w:tcW w:w="527" w:type="dxa"/>
            <w:tcBorders>
              <w:top w:val="single" w:sz="8" w:space="0" w:color="666666"/>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14:paraId="4875B6C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66</w:t>
            </w:r>
          </w:p>
        </w:tc>
        <w:tc>
          <w:tcPr>
            <w:tcW w:w="692"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6F0EE8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1,972</w:t>
            </w:r>
          </w:p>
        </w:tc>
        <w:tc>
          <w:tcPr>
            <w:tcW w:w="527"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3FB271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780</w:t>
            </w:r>
          </w:p>
        </w:tc>
        <w:tc>
          <w:tcPr>
            <w:tcW w:w="698"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516FE0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2,818</w:t>
            </w:r>
          </w:p>
        </w:tc>
      </w:tr>
      <w:tr w:rsidR="007F414F" w14:paraId="064AF1E1" w14:textId="77777777">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5CC33E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2006</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5F107B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57</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C160D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682</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D6A9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219</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DE926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957</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FA221D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32%</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14:paraId="19F96BC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3,860</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0A8AB5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65</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C2716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1,969</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5C18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861</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55F3A7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2,895</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14:paraId="5152541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65</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E721D4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1,969</w:t>
            </w:r>
          </w:p>
        </w:tc>
        <w:tc>
          <w:tcPr>
            <w:tcW w:w="527"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AD900F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861</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2078A2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2,895</w:t>
            </w:r>
          </w:p>
        </w:tc>
      </w:tr>
      <w:tr w:rsidR="007F414F" w14:paraId="20F50A59" w14:textId="77777777">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42DE8B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2007</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045226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76</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466BB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978</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9E32D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342</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11AEF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1,396</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C71DE1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29%</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14:paraId="3761362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3,860</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7663E8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65</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79467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1,969</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90138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861</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549D78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2,895</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14:paraId="0CDEBDA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65</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81E4E1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1,969</w:t>
            </w:r>
          </w:p>
        </w:tc>
        <w:tc>
          <w:tcPr>
            <w:tcW w:w="527"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DA6987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861</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B337AA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2,895</w:t>
            </w:r>
          </w:p>
        </w:tc>
      </w:tr>
      <w:tr w:rsidR="007F414F" w14:paraId="0560B8B0" w14:textId="77777777">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39ABC3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2008</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233798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34</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CADB8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965</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54CAE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113</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F9836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1,112</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232945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59%</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14:paraId="297238A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3,849</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DF4577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78</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CBCF7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2,041</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3B9C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768</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55B49E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2,887</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14:paraId="0A2E323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78</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949ADB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2,041</w:t>
            </w:r>
          </w:p>
        </w:tc>
        <w:tc>
          <w:tcPr>
            <w:tcW w:w="527"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A9A2CB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768</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7B2E74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2,887</w:t>
            </w:r>
          </w:p>
        </w:tc>
      </w:tr>
      <w:tr w:rsidR="007F414F" w14:paraId="4ADBF7F6" w14:textId="77777777">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A99FC7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2009</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07875B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79</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47F42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1,096</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6F12E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244</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34F65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1,419</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DDC54C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45%</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14:paraId="08AE48D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3,849</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12C35A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78</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2CBD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2,041</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23BDB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768</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A320CE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2,887</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14:paraId="5D265B6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78</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38C611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2,041</w:t>
            </w:r>
          </w:p>
        </w:tc>
        <w:tc>
          <w:tcPr>
            <w:tcW w:w="527"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B74B84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768</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7CEFD6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2,887</w:t>
            </w:r>
          </w:p>
        </w:tc>
      </w:tr>
      <w:tr w:rsidR="007F414F" w14:paraId="7576BA0A" w14:textId="77777777">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3C4844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2010</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512EDC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106</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38093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868</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C63F5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131</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7A08C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1,106</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EAFE8B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63%</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14:paraId="0D7FFC0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3,803</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1F3F42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81</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E9653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2,009</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DBBC0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762</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2CA38D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2,852</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14:paraId="22F3AA3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81</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8D68BA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2,009</w:t>
            </w:r>
          </w:p>
        </w:tc>
        <w:tc>
          <w:tcPr>
            <w:tcW w:w="527"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9B7631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762</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B60A3B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2,852</w:t>
            </w:r>
          </w:p>
        </w:tc>
      </w:tr>
      <w:tr w:rsidR="007F414F" w14:paraId="754781FE" w14:textId="77777777">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6CC01F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2011</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B73ABE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70</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96BAF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898</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8EC3A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74</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5EE6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1,042</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CC70F5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60%</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14:paraId="2BA3C84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3,803</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5483A9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81</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FBAB8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2,009</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07EF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762</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043754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2,852</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14:paraId="36F679A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81</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8A5241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2,009</w:t>
            </w:r>
          </w:p>
        </w:tc>
        <w:tc>
          <w:tcPr>
            <w:tcW w:w="527"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265EE8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762</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B7C940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2,852</w:t>
            </w:r>
          </w:p>
        </w:tc>
      </w:tr>
      <w:tr w:rsidR="007F414F" w14:paraId="4D45C007" w14:textId="77777777">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352E8F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2012</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EC0BAD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39</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C221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802</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44CCB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93</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6E1B5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934</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91C8FE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70%</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14:paraId="37CA92C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3,500</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16E872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70</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4DF3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1,879</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33B28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676</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B546FF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2,625</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14:paraId="2158DDF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70</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947B78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1,879</w:t>
            </w:r>
          </w:p>
        </w:tc>
        <w:tc>
          <w:tcPr>
            <w:tcW w:w="527"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F58805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676</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1419D8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2,625</w:t>
            </w:r>
          </w:p>
        </w:tc>
      </w:tr>
      <w:tr w:rsidR="007F414F" w14:paraId="062AD9BA" w14:textId="77777777">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7E4A0E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2013</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8FE042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86</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F3240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1,267</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975F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443</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F017C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1,797</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FCD990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37%</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14:paraId="6D74193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3,500</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9F899B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70</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2CEA0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1,879</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1BCAE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676</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C43627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2,625</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14:paraId="0025870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70</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ABA3E4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1,879</w:t>
            </w:r>
          </w:p>
        </w:tc>
        <w:tc>
          <w:tcPr>
            <w:tcW w:w="527"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5F3499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676</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15ADF0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2,625</w:t>
            </w:r>
          </w:p>
        </w:tc>
      </w:tr>
      <w:tr w:rsidR="007F414F" w14:paraId="5C10F615" w14:textId="77777777">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4EF614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2014</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E74B1A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59</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0E02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1,159</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33719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336</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995D4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1,554</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F9C928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55%</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14:paraId="34AE638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3,835</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12C9F6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107</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EB6A0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1,935</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4FC9A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834</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8F7616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2,876</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14:paraId="7560C1E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107</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BFB7CB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1,935</w:t>
            </w:r>
          </w:p>
        </w:tc>
        <w:tc>
          <w:tcPr>
            <w:tcW w:w="527"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9EBF1D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834</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BA88C0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2,876</w:t>
            </w:r>
          </w:p>
        </w:tc>
      </w:tr>
      <w:tr w:rsidR="007F414F" w14:paraId="62C8EE34" w14:textId="77777777">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1BD620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2015</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966EE6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137</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D3C36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1,173</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FCEB5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349</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DC374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1,660</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A406E4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53%</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14:paraId="34D2DC4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3,835</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85964C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152</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7B65E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2,090</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02342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976</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C987E9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3,218</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14:paraId="013D0B0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152</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DDD9B0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2,090</w:t>
            </w:r>
          </w:p>
        </w:tc>
        <w:tc>
          <w:tcPr>
            <w:tcW w:w="527"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99078C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976</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676B34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3,218</w:t>
            </w:r>
          </w:p>
        </w:tc>
      </w:tr>
      <w:tr w:rsidR="007F414F" w14:paraId="302677D9" w14:textId="77777777">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167364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2016</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F9B1A0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155</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41D07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889</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E723F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348</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5AD61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1,391</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8D47F7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33%</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14:paraId="2B2A877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4,274</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99ACF0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61</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04CBE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2,513</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0F5BF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632</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A4921E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3,206</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14:paraId="72A558D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61</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C4E922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2,513</w:t>
            </w:r>
          </w:p>
        </w:tc>
        <w:tc>
          <w:tcPr>
            <w:tcW w:w="527"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D4A2F8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632</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20EE2F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3,206</w:t>
            </w:r>
          </w:p>
        </w:tc>
      </w:tr>
      <w:tr w:rsidR="007F414F" w14:paraId="3058900F" w14:textId="77777777">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ED0904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2017</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23CDD5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189</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037C9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766</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F729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316</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6CCEF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1,271</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A4DDE1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26%</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14:paraId="284DB67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4,274</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85E40E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61</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CF54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2,513</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8A54F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632</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0EAA66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3,206</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14:paraId="54FF98D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61</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C98140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2,513</w:t>
            </w:r>
          </w:p>
        </w:tc>
        <w:tc>
          <w:tcPr>
            <w:tcW w:w="527"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1451DC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632</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394D91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3,206</w:t>
            </w:r>
          </w:p>
        </w:tc>
      </w:tr>
      <w:tr w:rsidR="007F414F" w14:paraId="6E00A0E4" w14:textId="77777777">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09B677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2018</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4DE10A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57</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31EC9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593</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4E954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233</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C0B92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882</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D8AEAA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33%</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14:paraId="7558BCF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4,763</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85647B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149</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923C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2,804</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F226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619</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7C876D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3,572</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14:paraId="10847F6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149</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61990E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2,804</w:t>
            </w:r>
          </w:p>
        </w:tc>
        <w:tc>
          <w:tcPr>
            <w:tcW w:w="527"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DD9B88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619</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487EFA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3,572</w:t>
            </w:r>
          </w:p>
        </w:tc>
      </w:tr>
      <w:tr w:rsidR="007F414F" w14:paraId="22AFB82E" w14:textId="77777777">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9294DE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2019</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09D7EB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60</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13F5D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630</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CC445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315</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67107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1,005</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8EF113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29%</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14:paraId="2674A4E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4,763</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3E6182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149</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9E79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2,804</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7647A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619</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1A7833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3,572</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14:paraId="0260F17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149</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C1CB24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2,804</w:t>
            </w:r>
          </w:p>
        </w:tc>
        <w:tc>
          <w:tcPr>
            <w:tcW w:w="527"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3EFD43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619</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2AC9A7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3,572</w:t>
            </w:r>
          </w:p>
        </w:tc>
      </w:tr>
      <w:tr w:rsidR="007F414F" w14:paraId="3CA9B31A" w14:textId="77777777">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A397F7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2020</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ADC18B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21</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AD744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363</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51D5E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265</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7D52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648</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509625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30%</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14:paraId="340F27E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3,449</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47AC9D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158</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F3AA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1,875</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97C1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554</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33B833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2,587</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14:paraId="4D2663B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158</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4CB87D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1,875</w:t>
            </w:r>
          </w:p>
        </w:tc>
        <w:tc>
          <w:tcPr>
            <w:tcW w:w="527"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F273DB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554</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F76691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2,587</w:t>
            </w:r>
          </w:p>
        </w:tc>
      </w:tr>
      <w:tr w:rsidR="007F414F" w14:paraId="24640721" w14:textId="77777777">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548C4E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2021</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3B7F28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40</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DFAF2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522</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4F7F5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470</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D66AA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1,032</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AC66E5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14:paraId="2984127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3,449</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AC539A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158</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2382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1,875</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1F52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554</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CD5EA9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2,587</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14:paraId="1594DF5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158</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B4919E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1,875</w:t>
            </w:r>
          </w:p>
        </w:tc>
        <w:tc>
          <w:tcPr>
            <w:tcW w:w="527"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E743C3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554</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C37D14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2,587</w:t>
            </w:r>
          </w:p>
        </w:tc>
      </w:tr>
      <w:tr w:rsidR="007F414F" w14:paraId="0771B742" w14:textId="77777777">
        <w:trPr>
          <w:jc w:val="center"/>
        </w:trPr>
        <w:tc>
          <w:tcPr>
            <w:tcW w:w="66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C72464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2022</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6FE914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68</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17D37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517</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1950E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413</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42913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998</w:t>
            </w:r>
          </w:p>
        </w:tc>
        <w:tc>
          <w:tcPr>
            <w:tcW w:w="60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2CA44F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w:t>
            </w:r>
          </w:p>
        </w:tc>
        <w:tc>
          <w:tcPr>
            <w:tcW w:w="698" w:type="dxa"/>
            <w:tcBorders>
              <w:top w:val="none" w:sz="0" w:space="0" w:color="000000"/>
              <w:left w:val="single" w:sz="8" w:space="0" w:color="666666"/>
              <w:bottom w:val="none" w:sz="0" w:space="0" w:color="000000"/>
              <w:right w:val="single" w:sz="8" w:space="0" w:color="666666"/>
            </w:tcBorders>
            <w:shd w:val="clear" w:color="auto" w:fill="F7F7F7"/>
            <w:tcMar>
              <w:top w:w="0" w:type="dxa"/>
              <w:left w:w="0" w:type="dxa"/>
              <w:bottom w:w="0" w:type="dxa"/>
              <w:right w:w="0" w:type="dxa"/>
            </w:tcMar>
            <w:vAlign w:val="center"/>
          </w:tcPr>
          <w:p w14:paraId="34C3E0D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3,616</w:t>
            </w:r>
          </w:p>
        </w:tc>
        <w:tc>
          <w:tcPr>
            <w:tcW w:w="5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99470C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151</w:t>
            </w:r>
          </w:p>
        </w:tc>
        <w:tc>
          <w:tcPr>
            <w:tcW w:w="6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B7DE6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2,044</w:t>
            </w:r>
          </w:p>
        </w:tc>
        <w:tc>
          <w:tcPr>
            <w:tcW w:w="5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DD152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517</w:t>
            </w:r>
          </w:p>
        </w:tc>
        <w:tc>
          <w:tcPr>
            <w:tcW w:w="69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2804D6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2,712</w:t>
            </w:r>
          </w:p>
        </w:tc>
        <w:tc>
          <w:tcPr>
            <w:tcW w:w="527" w:type="dxa"/>
            <w:tcBorders>
              <w:top w:val="none" w:sz="0" w:space="0" w:color="000000"/>
              <w:left w:val="single" w:sz="8" w:space="0" w:color="666666"/>
              <w:bottom w:val="none" w:sz="0" w:space="0" w:color="000000"/>
              <w:right w:val="none" w:sz="0" w:space="0" w:color="000000"/>
            </w:tcBorders>
            <w:shd w:val="clear" w:color="auto" w:fill="F7F7F7"/>
            <w:tcMar>
              <w:top w:w="0" w:type="dxa"/>
              <w:left w:w="0" w:type="dxa"/>
              <w:bottom w:w="0" w:type="dxa"/>
              <w:right w:w="0" w:type="dxa"/>
            </w:tcMar>
            <w:vAlign w:val="center"/>
          </w:tcPr>
          <w:p w14:paraId="6F2768D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151</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5EF332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2,044</w:t>
            </w:r>
          </w:p>
        </w:tc>
        <w:tc>
          <w:tcPr>
            <w:tcW w:w="527"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489B6E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517</w:t>
            </w:r>
          </w:p>
        </w:tc>
        <w:tc>
          <w:tcPr>
            <w:tcW w:w="698"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23BB3E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2,712</w:t>
            </w:r>
          </w:p>
        </w:tc>
      </w:tr>
      <w:tr w:rsidR="007F414F" w14:paraId="0A0AC480" w14:textId="77777777">
        <w:trPr>
          <w:jc w:val="center"/>
        </w:trPr>
        <w:tc>
          <w:tcPr>
            <w:tcW w:w="662"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309008A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2023</w:t>
            </w:r>
          </w:p>
        </w:tc>
        <w:tc>
          <w:tcPr>
            <w:tcW w:w="527"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20A82EC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59</w:t>
            </w:r>
          </w:p>
        </w:tc>
        <w:tc>
          <w:tcPr>
            <w:tcW w:w="69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F167E4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389</w:t>
            </w:r>
          </w:p>
        </w:tc>
        <w:tc>
          <w:tcPr>
            <w:tcW w:w="52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CF72D4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607</w:t>
            </w:r>
          </w:p>
        </w:tc>
        <w:tc>
          <w:tcPr>
            <w:tcW w:w="698"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191D62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1,055</w:t>
            </w:r>
          </w:p>
        </w:tc>
        <w:tc>
          <w:tcPr>
            <w:tcW w:w="601"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12D0DD8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w:t>
            </w:r>
          </w:p>
        </w:tc>
        <w:tc>
          <w:tcPr>
            <w:tcW w:w="698" w:type="dxa"/>
            <w:tcBorders>
              <w:top w:val="none" w:sz="0" w:space="0" w:color="000000"/>
              <w:left w:val="single" w:sz="8" w:space="0" w:color="666666"/>
              <w:bottom w:val="single" w:sz="8" w:space="0" w:color="666666"/>
              <w:right w:val="single" w:sz="8" w:space="0" w:color="666666"/>
            </w:tcBorders>
            <w:shd w:val="clear" w:color="auto" w:fill="F7F7F7"/>
            <w:tcMar>
              <w:top w:w="0" w:type="dxa"/>
              <w:left w:w="0" w:type="dxa"/>
              <w:bottom w:w="0" w:type="dxa"/>
              <w:right w:w="0" w:type="dxa"/>
            </w:tcMar>
            <w:vAlign w:val="center"/>
          </w:tcPr>
          <w:p w14:paraId="71CF2B3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3,616</w:t>
            </w:r>
          </w:p>
        </w:tc>
        <w:tc>
          <w:tcPr>
            <w:tcW w:w="527"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33BA503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151</w:t>
            </w:r>
          </w:p>
        </w:tc>
        <w:tc>
          <w:tcPr>
            <w:tcW w:w="69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DA37F6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2,044</w:t>
            </w:r>
          </w:p>
        </w:tc>
        <w:tc>
          <w:tcPr>
            <w:tcW w:w="52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45A97A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517</w:t>
            </w:r>
          </w:p>
        </w:tc>
        <w:tc>
          <w:tcPr>
            <w:tcW w:w="698"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327A008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2,712</w:t>
            </w:r>
          </w:p>
        </w:tc>
        <w:tc>
          <w:tcPr>
            <w:tcW w:w="527" w:type="dxa"/>
            <w:tcBorders>
              <w:top w:val="none" w:sz="0" w:space="0" w:color="000000"/>
              <w:left w:val="single" w:sz="8" w:space="0" w:color="666666"/>
              <w:bottom w:val="single" w:sz="8" w:space="0" w:color="666666"/>
              <w:right w:val="none" w:sz="0" w:space="0" w:color="000000"/>
            </w:tcBorders>
            <w:shd w:val="clear" w:color="auto" w:fill="F7F7F7"/>
            <w:tcMar>
              <w:top w:w="0" w:type="dxa"/>
              <w:left w:w="0" w:type="dxa"/>
              <w:bottom w:w="0" w:type="dxa"/>
              <w:right w:w="0" w:type="dxa"/>
            </w:tcMar>
            <w:vAlign w:val="center"/>
          </w:tcPr>
          <w:p w14:paraId="0D73CAE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151</w:t>
            </w:r>
          </w:p>
        </w:tc>
        <w:tc>
          <w:tcPr>
            <w:tcW w:w="692"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14:paraId="2E3B19A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2,044</w:t>
            </w:r>
          </w:p>
        </w:tc>
        <w:tc>
          <w:tcPr>
            <w:tcW w:w="527"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14:paraId="2C5384B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517</w:t>
            </w:r>
          </w:p>
        </w:tc>
        <w:tc>
          <w:tcPr>
            <w:tcW w:w="698"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14:paraId="1B18308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2,712</w:t>
            </w:r>
          </w:p>
        </w:tc>
      </w:tr>
    </w:tbl>
    <w:p w14:paraId="5A2115F9" w14:textId="77777777" w:rsidR="007F414F" w:rsidRDefault="00256CC9">
      <w:r>
        <w:br w:type="page"/>
      </w:r>
    </w:p>
    <w:p w14:paraId="4254E97E" w14:textId="77777777" w:rsidR="007F414F" w:rsidRDefault="00256CC9">
      <w:pPr>
        <w:pStyle w:val="TableCaption"/>
      </w:pPr>
      <w:bookmarkStart w:id="72" w:name="tab:Tab-other-cat-ofl"/>
      <w:bookmarkEnd w:id="72"/>
      <w:r>
        <w:lastRenderedPageBreak/>
        <w:t>Table 3: Harvest specifications and catch (t) for Other skates in GOA, 2005-2023 (the current management regime for GOA skates was initiated in 2005). Retained is the percent of Catch retained.</w:t>
      </w:r>
    </w:p>
    <w:tbl>
      <w:tblPr>
        <w:tblW w:w="0" w:type="auto"/>
        <w:jc w:val="center"/>
        <w:tblLayout w:type="fixed"/>
        <w:tblLook w:val="0420" w:firstRow="1" w:lastRow="0" w:firstColumn="0" w:lastColumn="0" w:noHBand="0" w:noVBand="1"/>
      </w:tblPr>
      <w:tblGrid>
        <w:gridCol w:w="662"/>
        <w:gridCol w:w="759"/>
        <w:gridCol w:w="1041"/>
        <w:gridCol w:w="692"/>
        <w:gridCol w:w="692"/>
        <w:gridCol w:w="692"/>
      </w:tblGrid>
      <w:tr w:rsidR="007F414F" w14:paraId="714E86A6" w14:textId="77777777">
        <w:trPr>
          <w:tblHeader/>
          <w:jc w:val="center"/>
        </w:trPr>
        <w:tc>
          <w:tcPr>
            <w:tcW w:w="662"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E8E602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Year</w:t>
            </w:r>
          </w:p>
        </w:tc>
        <w:tc>
          <w:tcPr>
            <w:tcW w:w="759"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70BF97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Catch</w:t>
            </w:r>
          </w:p>
        </w:tc>
        <w:tc>
          <w:tcPr>
            <w:tcW w:w="104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16ED5C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Retained</w:t>
            </w:r>
          </w:p>
        </w:tc>
        <w:tc>
          <w:tcPr>
            <w:tcW w:w="692"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14:paraId="040CE57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OFL</w:t>
            </w:r>
          </w:p>
        </w:tc>
        <w:tc>
          <w:tcPr>
            <w:tcW w:w="692"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14:paraId="7DCB4DA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ABC</w:t>
            </w:r>
          </w:p>
        </w:tc>
        <w:tc>
          <w:tcPr>
            <w:tcW w:w="692"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14:paraId="7B6F20E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Cs w:val="22"/>
              </w:rPr>
              <w:t>TAC</w:t>
            </w:r>
          </w:p>
        </w:tc>
      </w:tr>
      <w:tr w:rsidR="007F414F" w14:paraId="71B4DF25" w14:textId="77777777">
        <w:trPr>
          <w:jc w:val="center"/>
        </w:trPr>
        <w:tc>
          <w:tcPr>
            <w:tcW w:w="66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907FD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2005</w:t>
            </w:r>
          </w:p>
        </w:tc>
        <w:tc>
          <w:tcPr>
            <w:tcW w:w="759"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847C5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711</w:t>
            </w:r>
          </w:p>
        </w:tc>
        <w:tc>
          <w:tcPr>
            <w:tcW w:w="104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A2385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16%</w:t>
            </w:r>
          </w:p>
        </w:tc>
        <w:tc>
          <w:tcPr>
            <w:tcW w:w="692"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957763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1,769</w:t>
            </w:r>
          </w:p>
        </w:tc>
        <w:tc>
          <w:tcPr>
            <w:tcW w:w="692"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B5FAA7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1,327</w:t>
            </w:r>
          </w:p>
        </w:tc>
        <w:tc>
          <w:tcPr>
            <w:tcW w:w="692"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01BB32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1,327</w:t>
            </w:r>
          </w:p>
        </w:tc>
      </w:tr>
      <w:tr w:rsidR="007F414F" w14:paraId="4C6C0D56" w14:textId="77777777">
        <w:trPr>
          <w:jc w:val="center"/>
        </w:trPr>
        <w:tc>
          <w:tcPr>
            <w:tcW w:w="6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1719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2006</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CED3D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1,393</w:t>
            </w:r>
          </w:p>
        </w:tc>
        <w:tc>
          <w:tcPr>
            <w:tcW w:w="10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A2BFB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19%</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8A1C80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2,156</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1840B7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1,617</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1B79F6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1,617</w:t>
            </w:r>
          </w:p>
        </w:tc>
      </w:tr>
      <w:tr w:rsidR="007F414F" w14:paraId="59971FFC" w14:textId="77777777">
        <w:trPr>
          <w:jc w:val="center"/>
        </w:trPr>
        <w:tc>
          <w:tcPr>
            <w:tcW w:w="6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4875E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2007</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E1158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1,257</w:t>
            </w:r>
          </w:p>
        </w:tc>
        <w:tc>
          <w:tcPr>
            <w:tcW w:w="10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04F09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48E519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2,156</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2DD7A1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1,617</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5A22CA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1,617</w:t>
            </w:r>
          </w:p>
        </w:tc>
      </w:tr>
      <w:tr w:rsidR="007F414F" w14:paraId="6D61DF8A" w14:textId="77777777">
        <w:trPr>
          <w:jc w:val="center"/>
        </w:trPr>
        <w:tc>
          <w:tcPr>
            <w:tcW w:w="6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B2FE4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2008</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D1F40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1,374</w:t>
            </w:r>
          </w:p>
        </w:tc>
        <w:tc>
          <w:tcPr>
            <w:tcW w:w="10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8BDBF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B82F67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2,806</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A3500C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2,104</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E6AAC5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2,104</w:t>
            </w:r>
          </w:p>
        </w:tc>
      </w:tr>
      <w:tr w:rsidR="007F414F" w14:paraId="76EF0767" w14:textId="77777777">
        <w:trPr>
          <w:jc w:val="center"/>
        </w:trPr>
        <w:tc>
          <w:tcPr>
            <w:tcW w:w="6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C9A6D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2009</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12941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1,548</w:t>
            </w:r>
          </w:p>
        </w:tc>
        <w:tc>
          <w:tcPr>
            <w:tcW w:w="10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C83E9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5156FF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2,806</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273F83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2,104</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6055DD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2,104</w:t>
            </w:r>
          </w:p>
        </w:tc>
      </w:tr>
      <w:tr w:rsidR="007F414F" w14:paraId="6ED4E8CA" w14:textId="77777777">
        <w:trPr>
          <w:jc w:val="center"/>
        </w:trPr>
        <w:tc>
          <w:tcPr>
            <w:tcW w:w="6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C00F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2010</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BECC7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1,496</w:t>
            </w:r>
          </w:p>
        </w:tc>
        <w:tc>
          <w:tcPr>
            <w:tcW w:w="10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B5DF6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15%</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648F9F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2,791</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8A965F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2,093</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5B8D52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2,093</w:t>
            </w:r>
          </w:p>
        </w:tc>
      </w:tr>
      <w:tr w:rsidR="007F414F" w14:paraId="74164DCC" w14:textId="77777777">
        <w:trPr>
          <w:jc w:val="center"/>
        </w:trPr>
        <w:tc>
          <w:tcPr>
            <w:tcW w:w="6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F3881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2011</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9AEC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1,388</w:t>
            </w:r>
          </w:p>
        </w:tc>
        <w:tc>
          <w:tcPr>
            <w:tcW w:w="10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72037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16%</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FFB046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2,791</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BE3E08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2,093</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0291BA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2,093</w:t>
            </w:r>
          </w:p>
        </w:tc>
      </w:tr>
      <w:tr w:rsidR="007F414F" w14:paraId="46AD29AD" w14:textId="77777777">
        <w:trPr>
          <w:jc w:val="center"/>
        </w:trPr>
        <w:tc>
          <w:tcPr>
            <w:tcW w:w="6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B3889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2012</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8CD27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1,207</w:t>
            </w:r>
          </w:p>
        </w:tc>
        <w:tc>
          <w:tcPr>
            <w:tcW w:w="10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2FA7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70096C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2,706</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CA44D6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2,030</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639E90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2,030</w:t>
            </w:r>
          </w:p>
        </w:tc>
      </w:tr>
      <w:tr w:rsidR="007F414F" w14:paraId="45F7DE17" w14:textId="77777777">
        <w:trPr>
          <w:jc w:val="center"/>
        </w:trPr>
        <w:tc>
          <w:tcPr>
            <w:tcW w:w="6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24A8E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2013</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70F56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1,903</w:t>
            </w:r>
          </w:p>
        </w:tc>
        <w:tc>
          <w:tcPr>
            <w:tcW w:w="10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82FC2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1115E6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2,706</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25F92A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2,030</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788CB9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2,030</w:t>
            </w:r>
          </w:p>
        </w:tc>
      </w:tr>
      <w:tr w:rsidR="007F414F" w14:paraId="268C97EB" w14:textId="77777777">
        <w:trPr>
          <w:jc w:val="center"/>
        </w:trPr>
        <w:tc>
          <w:tcPr>
            <w:tcW w:w="6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FEE9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2014</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41400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1,896</w:t>
            </w:r>
          </w:p>
        </w:tc>
        <w:tc>
          <w:tcPr>
            <w:tcW w:w="10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42C56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99AFCE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2,652</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9E5A5A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1,989</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A11C3A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1,989</w:t>
            </w:r>
          </w:p>
        </w:tc>
      </w:tr>
      <w:tr w:rsidR="007F414F" w14:paraId="5C6B69C3" w14:textId="77777777">
        <w:trPr>
          <w:jc w:val="center"/>
        </w:trPr>
        <w:tc>
          <w:tcPr>
            <w:tcW w:w="6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ACE49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2015</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C9727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1,775</w:t>
            </w:r>
          </w:p>
        </w:tc>
        <w:tc>
          <w:tcPr>
            <w:tcW w:w="10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9B06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C3213F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2,652</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835112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2,235</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6DFA28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2,235</w:t>
            </w:r>
          </w:p>
        </w:tc>
      </w:tr>
      <w:tr w:rsidR="007F414F" w14:paraId="6DD94DD6" w14:textId="77777777">
        <w:trPr>
          <w:jc w:val="center"/>
        </w:trPr>
        <w:tc>
          <w:tcPr>
            <w:tcW w:w="6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551A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2016</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DB530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1,637</w:t>
            </w:r>
          </w:p>
        </w:tc>
        <w:tc>
          <w:tcPr>
            <w:tcW w:w="10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0C428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D61F85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2,558</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281B2C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1,919</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4B4F9A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1,919</w:t>
            </w:r>
          </w:p>
        </w:tc>
      </w:tr>
      <w:tr w:rsidR="007F414F" w14:paraId="2E713FE7" w14:textId="77777777">
        <w:trPr>
          <w:jc w:val="center"/>
        </w:trPr>
        <w:tc>
          <w:tcPr>
            <w:tcW w:w="6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8BEC0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2017</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E98D2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1,665</w:t>
            </w:r>
          </w:p>
        </w:tc>
        <w:tc>
          <w:tcPr>
            <w:tcW w:w="10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D8B9C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D5BF25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2,558</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B6DC94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1,919</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DCF8D6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1,919</w:t>
            </w:r>
          </w:p>
        </w:tc>
      </w:tr>
      <w:tr w:rsidR="007F414F" w14:paraId="305ABF11" w14:textId="77777777">
        <w:trPr>
          <w:jc w:val="center"/>
        </w:trPr>
        <w:tc>
          <w:tcPr>
            <w:tcW w:w="6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AD485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2018</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C75F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746</w:t>
            </w:r>
          </w:p>
        </w:tc>
        <w:tc>
          <w:tcPr>
            <w:tcW w:w="10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6481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6%</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0087F8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1,845</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110805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1,384</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11727B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1,384</w:t>
            </w:r>
          </w:p>
        </w:tc>
      </w:tr>
      <w:tr w:rsidR="007F414F" w14:paraId="49BCCF12" w14:textId="77777777">
        <w:trPr>
          <w:jc w:val="center"/>
        </w:trPr>
        <w:tc>
          <w:tcPr>
            <w:tcW w:w="6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0BC2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2019</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1E065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897</w:t>
            </w:r>
          </w:p>
        </w:tc>
        <w:tc>
          <w:tcPr>
            <w:tcW w:w="10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E72FD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02265C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1,845</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2A8537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1,384</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E9809C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1,384</w:t>
            </w:r>
          </w:p>
        </w:tc>
      </w:tr>
      <w:tr w:rsidR="007F414F" w14:paraId="6E1060FF" w14:textId="77777777">
        <w:trPr>
          <w:jc w:val="center"/>
        </w:trPr>
        <w:tc>
          <w:tcPr>
            <w:tcW w:w="6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60B7F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2020</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7E2AB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487</w:t>
            </w:r>
          </w:p>
        </w:tc>
        <w:tc>
          <w:tcPr>
            <w:tcW w:w="10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3979F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7079C5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1,166</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A06941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875</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96D382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875</w:t>
            </w:r>
          </w:p>
        </w:tc>
      </w:tr>
      <w:tr w:rsidR="007F414F" w14:paraId="59D51C33" w14:textId="77777777">
        <w:trPr>
          <w:jc w:val="center"/>
        </w:trPr>
        <w:tc>
          <w:tcPr>
            <w:tcW w:w="6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660A4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2021</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A41D9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733</w:t>
            </w:r>
          </w:p>
        </w:tc>
        <w:tc>
          <w:tcPr>
            <w:tcW w:w="10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F98E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4%</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E6A6DA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1,166</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3FC6F7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875</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64BED2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875</w:t>
            </w:r>
          </w:p>
        </w:tc>
      </w:tr>
      <w:tr w:rsidR="007F414F" w14:paraId="6D6E0D47" w14:textId="77777777">
        <w:trPr>
          <w:jc w:val="center"/>
        </w:trPr>
        <w:tc>
          <w:tcPr>
            <w:tcW w:w="6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A7AB4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2022</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2284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981</w:t>
            </w:r>
          </w:p>
        </w:tc>
        <w:tc>
          <w:tcPr>
            <w:tcW w:w="10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AFAD5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10%</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C9AC1D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1,311</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80C4FD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984</w:t>
            </w:r>
          </w:p>
        </w:tc>
        <w:tc>
          <w:tcPr>
            <w:tcW w:w="692"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B60D8E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984</w:t>
            </w:r>
          </w:p>
        </w:tc>
      </w:tr>
      <w:tr w:rsidR="007F414F" w14:paraId="3A11DA06" w14:textId="77777777">
        <w:trPr>
          <w:jc w:val="center"/>
        </w:trPr>
        <w:tc>
          <w:tcPr>
            <w:tcW w:w="66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200443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2023</w:t>
            </w:r>
          </w:p>
        </w:tc>
        <w:tc>
          <w:tcPr>
            <w:tcW w:w="759"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F44FF1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316</w:t>
            </w:r>
          </w:p>
        </w:tc>
        <w:tc>
          <w:tcPr>
            <w:tcW w:w="104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4FBEA4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7%</w:t>
            </w:r>
          </w:p>
        </w:tc>
        <w:tc>
          <w:tcPr>
            <w:tcW w:w="692"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14:paraId="6F57917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1,311</w:t>
            </w:r>
          </w:p>
        </w:tc>
        <w:tc>
          <w:tcPr>
            <w:tcW w:w="692"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14:paraId="0D745CB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984</w:t>
            </w:r>
          </w:p>
        </w:tc>
        <w:tc>
          <w:tcPr>
            <w:tcW w:w="692"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14:paraId="4416CF0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Cs w:val="22"/>
              </w:rPr>
              <w:t>984</w:t>
            </w:r>
          </w:p>
        </w:tc>
      </w:tr>
    </w:tbl>
    <w:p w14:paraId="59E5E9C6" w14:textId="77777777" w:rsidR="007F414F" w:rsidRDefault="00256CC9">
      <w:r>
        <w:br w:type="page"/>
      </w:r>
    </w:p>
    <w:p w14:paraId="644649B6" w14:textId="77777777" w:rsidR="007F414F" w:rsidRDefault="00256CC9">
      <w:pPr>
        <w:pStyle w:val="TableCaption"/>
      </w:pPr>
      <w:bookmarkStart w:id="73" w:name="tab:tab-tot-bio"/>
      <w:bookmarkEnd w:id="73"/>
      <w:r>
        <w:lastRenderedPageBreak/>
        <w:t>Table 4: Gulf-wide biomass estimates (t) and coefficients of variation (CV) for the three assessment groups in the Gulf of Alaska from 1990-2023. Observed are from the AFSC bottom trawl survey and the Predicted are from the random effects model fitted to the survey time series (REMA model). L95% and U95% are the bounds of the 95% confidence interval for the predicted index.</w:t>
      </w:r>
    </w:p>
    <w:tbl>
      <w:tblPr>
        <w:tblW w:w="0" w:type="auto"/>
        <w:jc w:val="center"/>
        <w:tblLayout w:type="fixed"/>
        <w:tblLook w:val="0420" w:firstRow="1" w:lastRow="0" w:firstColumn="0" w:lastColumn="0" w:noHBand="0" w:noVBand="1"/>
      </w:tblPr>
      <w:tblGrid>
        <w:gridCol w:w="576"/>
        <w:gridCol w:w="576"/>
        <w:gridCol w:w="576"/>
        <w:gridCol w:w="576"/>
        <w:gridCol w:w="576"/>
        <w:gridCol w:w="576"/>
        <w:gridCol w:w="576"/>
        <w:gridCol w:w="576"/>
        <w:gridCol w:w="576"/>
        <w:gridCol w:w="576"/>
        <w:gridCol w:w="576"/>
        <w:gridCol w:w="576"/>
        <w:gridCol w:w="576"/>
        <w:gridCol w:w="576"/>
        <w:gridCol w:w="576"/>
        <w:gridCol w:w="576"/>
      </w:tblGrid>
      <w:tr w:rsidR="007F414F" w14:paraId="7A26FDAC" w14:textId="77777777">
        <w:trPr>
          <w:tblHeader/>
          <w:jc w:val="center"/>
        </w:trPr>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86C3D3"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2880" w:type="dxa"/>
            <w:gridSpan w:val="5"/>
            <w:tcBorders>
              <w:top w:val="single" w:sz="8" w:space="0" w:color="666666"/>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0813676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Big Skate</w:t>
            </w:r>
          </w:p>
        </w:tc>
        <w:tc>
          <w:tcPr>
            <w:tcW w:w="2880" w:type="dxa"/>
            <w:gridSpan w:val="5"/>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725D5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Longnose Skate</w:t>
            </w:r>
          </w:p>
        </w:tc>
        <w:tc>
          <w:tcPr>
            <w:tcW w:w="2880" w:type="dxa"/>
            <w:gridSpan w:val="5"/>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1D73AFA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Other Skate</w:t>
            </w:r>
          </w:p>
        </w:tc>
      </w:tr>
      <w:tr w:rsidR="007F414F" w14:paraId="0B31DCB1" w14:textId="77777777">
        <w:trPr>
          <w:tblHeade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DEA56C"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1152" w:type="dxa"/>
            <w:gridSpan w:val="2"/>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C7CF67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Observed</w:t>
            </w:r>
          </w:p>
        </w:tc>
        <w:tc>
          <w:tcPr>
            <w:tcW w:w="1728" w:type="dxa"/>
            <w:gridSpan w:val="3"/>
            <w:tcBorders>
              <w:top w:val="single" w:sz="8" w:space="0" w:color="666666"/>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14:paraId="510882C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Predicted</w:t>
            </w:r>
          </w:p>
        </w:tc>
        <w:tc>
          <w:tcPr>
            <w:tcW w:w="1152" w:type="dxa"/>
            <w:gridSpan w:val="2"/>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4E8E120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Observed</w:t>
            </w:r>
          </w:p>
        </w:tc>
        <w:tc>
          <w:tcPr>
            <w:tcW w:w="1728" w:type="dxa"/>
            <w:gridSpan w:val="3"/>
            <w:tcBorders>
              <w:top w:val="single" w:sz="8" w:space="0" w:color="666666"/>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14:paraId="3B56EC3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Predicted</w:t>
            </w:r>
          </w:p>
        </w:tc>
        <w:tc>
          <w:tcPr>
            <w:tcW w:w="1152" w:type="dxa"/>
            <w:gridSpan w:val="2"/>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10B1BB8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Observed</w:t>
            </w:r>
          </w:p>
        </w:tc>
        <w:tc>
          <w:tcPr>
            <w:tcW w:w="1728" w:type="dxa"/>
            <w:gridSpan w:val="3"/>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14:paraId="0D72E11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Predicted</w:t>
            </w:r>
          </w:p>
        </w:tc>
      </w:tr>
      <w:tr w:rsidR="007F414F" w14:paraId="541BAE83" w14:textId="77777777">
        <w:trPr>
          <w:tblHeader/>
          <w:jc w:val="center"/>
        </w:trPr>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2EC21A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Year</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7D3FC1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Index</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A7A612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CV</w:t>
            </w:r>
          </w:p>
        </w:tc>
        <w:tc>
          <w:tcPr>
            <w:tcW w:w="576"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14:paraId="73ED355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Index</w:t>
            </w:r>
          </w:p>
        </w:tc>
        <w:tc>
          <w:tcPr>
            <w:tcW w:w="576"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14:paraId="6E23F1D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L95%</w:t>
            </w:r>
          </w:p>
        </w:tc>
        <w:tc>
          <w:tcPr>
            <w:tcW w:w="576" w:type="dxa"/>
            <w:tcBorders>
              <w:top w:val="single" w:sz="8" w:space="0" w:color="666666"/>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14:paraId="7402B26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U95%</w:t>
            </w:r>
          </w:p>
        </w:tc>
        <w:tc>
          <w:tcPr>
            <w:tcW w:w="576" w:type="dxa"/>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2682204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Index</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91C68E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CV</w:t>
            </w:r>
          </w:p>
        </w:tc>
        <w:tc>
          <w:tcPr>
            <w:tcW w:w="576"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14:paraId="01F1597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Index</w:t>
            </w:r>
          </w:p>
        </w:tc>
        <w:tc>
          <w:tcPr>
            <w:tcW w:w="576"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14:paraId="2301BAC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L95%</w:t>
            </w:r>
          </w:p>
        </w:tc>
        <w:tc>
          <w:tcPr>
            <w:tcW w:w="576" w:type="dxa"/>
            <w:tcBorders>
              <w:top w:val="single" w:sz="8" w:space="0" w:color="666666"/>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14:paraId="1467B6B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U95%</w:t>
            </w:r>
          </w:p>
        </w:tc>
        <w:tc>
          <w:tcPr>
            <w:tcW w:w="576" w:type="dxa"/>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69D896F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Index</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52371F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CV</w:t>
            </w:r>
          </w:p>
        </w:tc>
        <w:tc>
          <w:tcPr>
            <w:tcW w:w="576"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14:paraId="2BD714F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Index</w:t>
            </w:r>
          </w:p>
        </w:tc>
        <w:tc>
          <w:tcPr>
            <w:tcW w:w="576"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14:paraId="754B856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L95%</w:t>
            </w: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14:paraId="6D4A3D3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U95%</w:t>
            </w:r>
          </w:p>
        </w:tc>
      </w:tr>
      <w:tr w:rsidR="007F414F" w14:paraId="46F44FF0" w14:textId="77777777">
        <w:trPr>
          <w:jc w:val="center"/>
        </w:trPr>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02CCB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1990</w:t>
            </w:r>
          </w:p>
        </w:tc>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73EB9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22,316</w:t>
            </w:r>
          </w:p>
        </w:tc>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20A27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0.25</w:t>
            </w:r>
          </w:p>
        </w:tc>
        <w:tc>
          <w:tcPr>
            <w:tcW w:w="576"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004AC8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34,823</w:t>
            </w:r>
          </w:p>
        </w:tc>
        <w:tc>
          <w:tcPr>
            <w:tcW w:w="576"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E5CA5D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22,261</w:t>
            </w:r>
          </w:p>
        </w:tc>
        <w:tc>
          <w:tcPr>
            <w:tcW w:w="576" w:type="dxa"/>
            <w:tcBorders>
              <w:top w:val="single" w:sz="8" w:space="0" w:color="666666"/>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335221C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54,475</w:t>
            </w:r>
          </w:p>
        </w:tc>
        <w:tc>
          <w:tcPr>
            <w:tcW w:w="57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0E6F43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11,995</w:t>
            </w:r>
          </w:p>
        </w:tc>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338D7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0.22</w:t>
            </w:r>
          </w:p>
        </w:tc>
        <w:tc>
          <w:tcPr>
            <w:tcW w:w="576"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FC5E90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15,200</w:t>
            </w:r>
          </w:p>
        </w:tc>
        <w:tc>
          <w:tcPr>
            <w:tcW w:w="576"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689047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10,747</w:t>
            </w:r>
          </w:p>
        </w:tc>
        <w:tc>
          <w:tcPr>
            <w:tcW w:w="576" w:type="dxa"/>
            <w:tcBorders>
              <w:top w:val="single" w:sz="8" w:space="0" w:color="666666"/>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717C093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21,498</w:t>
            </w:r>
          </w:p>
        </w:tc>
        <w:tc>
          <w:tcPr>
            <w:tcW w:w="57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E7961B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13,921</w:t>
            </w:r>
          </w:p>
        </w:tc>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A7475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0.25</w:t>
            </w:r>
          </w:p>
        </w:tc>
        <w:tc>
          <w:tcPr>
            <w:tcW w:w="576"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968602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11,378</w:t>
            </w:r>
          </w:p>
        </w:tc>
        <w:tc>
          <w:tcPr>
            <w:tcW w:w="576"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43D443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7,108</w:t>
            </w:r>
          </w:p>
        </w:tc>
        <w:tc>
          <w:tcPr>
            <w:tcW w:w="576"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D6F6EA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18,212</w:t>
            </w:r>
          </w:p>
        </w:tc>
      </w:tr>
      <w:tr w:rsidR="007F414F" w14:paraId="735F5ED8"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AB732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6E0F50"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4E4FF9"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15ECA1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36,123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C7C9F6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24,674</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13FB858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52,884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33EBA2D"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92F49"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C17BC5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16,267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5A03D2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11,724</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0F55DC5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22,572</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BF244FA"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4D0914"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E62319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7,052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81521D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3,483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DC0AAA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14,279</w:t>
            </w:r>
          </w:p>
        </w:tc>
      </w:tr>
      <w:tr w:rsidR="007F414F" w14:paraId="056B6F09"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C67BA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39BC0"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FAF0EA"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9F9048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37,471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12F2F0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27,321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0A2C92D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51,392</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B09ED6A"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5E065"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BDE860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17,409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2C9178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13,083</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0797A30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23,167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F562459"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BD5E40"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9D570A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4,371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C4F815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2,052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122F70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9,311</w:t>
            </w:r>
          </w:p>
        </w:tc>
      </w:tr>
      <w:tr w:rsidR="007F414F" w14:paraId="5E8E4C96"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8F552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C3A64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39,733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CF6A4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22C25B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38,869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2B0B3A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30,197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7FE9E2E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50,033</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AB23D1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17,803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E635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896AF9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18,632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7DC092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15,135</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7F58055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22,937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ED0E0B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1,449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48F8A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077555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2,709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D10BE9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1,392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66BBF1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5,273</w:t>
            </w:r>
          </w:p>
        </w:tc>
      </w:tr>
      <w:tr w:rsidR="007F414F" w14:paraId="392E69F8"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D0D0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89AD05"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BF6CBC"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7BB52E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40,180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868ED7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31,758</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7C6BD8B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50,836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0667598"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BA2535"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13225B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20,812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BDCBD1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16,165</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2E4DC66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26,794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8C17B70"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A97AF7"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DDF123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4,089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1C9F86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1,914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C4B8B5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8,737</w:t>
            </w:r>
          </w:p>
        </w:tc>
      </w:tr>
      <w:tr w:rsidR="007F414F" w14:paraId="785B289E"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A4314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1995</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23C23"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CA0D63"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C7086C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41,536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3EF44D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33,395</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5D3140C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51,661</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58DF29F"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A194AD"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ED1A5A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23,246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BCD252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18,064</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7816299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29,916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545A3EE"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AE8580"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144678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6,171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84377D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3,114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F591A8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12,229</w:t>
            </w:r>
          </w:p>
        </w:tc>
      </w:tr>
      <w:tr w:rsidR="007F414F" w14:paraId="7CB7A081"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2407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1996</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DFF3D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43,064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9B4EE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130050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42,937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A3D03E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35,108</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21CC920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52,510</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00A3AA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26,226</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7A0AE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C0092F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25,966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D12C1C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21,126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73A1DEE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31,915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3F0AF9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9,746</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8DEB5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689F8C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9,313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61A403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6,611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81E47D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13,119</w:t>
            </w:r>
          </w:p>
        </w:tc>
      </w:tr>
      <w:tr w:rsidR="007F414F" w14:paraId="029F1C30"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5700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1997</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84784"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DC4D8C"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F97CF5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44,363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DFA5AD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35,708</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687C4F0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55,117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3EFFC90"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B8C4F4"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36897A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28,786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E8F121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22,296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01B7266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37,165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A48E9B3"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3A5F49"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C66232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11,718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5603CE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6,132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80D55B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22,391</w:t>
            </w:r>
          </w:p>
        </w:tc>
      </w:tr>
      <w:tr w:rsidR="007F414F" w14:paraId="138D0367"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091FD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1998</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16B8F2"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C1FDD8"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93430D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45,838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241AA9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36,328</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5C3AA64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57,836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109741D"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B86E93"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876E8C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31,912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4CCD90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24,609</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71ADFCD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41,382</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AC99926"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0526F0"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7B3A0C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14,743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12ABE3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7,856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FD117D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27,670</w:t>
            </w:r>
          </w:p>
        </w:tc>
      </w:tr>
      <w:tr w:rsidR="007F414F" w14:paraId="3E40EC54"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C84DF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64353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54,650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59ED5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DF43B6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47,361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D982C8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36,969</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51F1C4E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60,674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31CE92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39,333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295F5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93ACB0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35,378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F8C414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28,332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42B2452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44,176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C13875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18,879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3CDC5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DDDE27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18,550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446393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14,885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50EA79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23,118</w:t>
            </w:r>
          </w:p>
        </w:tc>
      </w:tr>
      <w:tr w:rsidR="007F414F" w14:paraId="12FEA4F0"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B7387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F1BC8"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D9919C"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4B3F23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47,333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6606BC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36,716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5C13301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61,021</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728E627"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12536A"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516DCE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36,309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9256A2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27,783</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0B65302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47,452</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3F542E7"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145FA0"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FA5507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19,349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40BFEA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10,000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B35335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37,440</w:t>
            </w:r>
          </w:p>
        </w:tc>
      </w:tr>
      <w:tr w:rsidR="007F414F" w14:paraId="17D16614"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0A3DF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F8F297"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7F8955"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DC4731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47,306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4804B2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36,762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58D0763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60,874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0548575"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90B30B"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B31892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37,266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667AD6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28,350</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72743B8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48,985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01BC410"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3D91EB"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913EB2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20,183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C31A1C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9,521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717D19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42,788</w:t>
            </w:r>
          </w:p>
        </w:tc>
      </w:tr>
      <w:tr w:rsidR="007F414F" w14:paraId="4CC16965"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45D24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0AC6F"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3F278"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179BEC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47,279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697F82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37,114</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4F18150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60,228</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9EADEF1"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77AEFF"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481589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38,247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13128C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30,015</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75F5EE2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48,736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6BE06D0"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183FB0"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45032F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21,053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3BFA9C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10,885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AE05FA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40,720</w:t>
            </w:r>
          </w:p>
        </w:tc>
      </w:tr>
      <w:tr w:rsidR="007F414F" w14:paraId="0232BDFB"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F5339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8F0E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55,397</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CEF84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518A41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47,251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D5D26A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37,823</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09A0DC5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59,030</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B32B3B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39,603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26B00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0.09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E3BF04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39,254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C7ED28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33,672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685F57F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45,762</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CBF61A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21,738</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12D86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F03D35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21,960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0D04D4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17,661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230B8E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27,305</w:t>
            </w:r>
          </w:p>
        </w:tc>
      </w:tr>
      <w:tr w:rsidR="007F414F" w14:paraId="0904BB30"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AEF8E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8FDB5D"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DF4BBC"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C695A0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45,832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0B01D7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37,679</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7F66D39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55,750</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6D029A4"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A393E"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0D2CFF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39,689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282469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32,527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0ADC2B9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48,428</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B7FF912"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830580"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876D0C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25,537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134FF0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14,850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92845A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43,915</w:t>
            </w:r>
          </w:p>
        </w:tc>
      </w:tr>
      <w:tr w:rsidR="007F414F" w14:paraId="759E6D2F"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8DD7A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2005</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97433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39,320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FA602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646D96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44,456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70E670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37,138</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7E9477D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53,215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0C6B21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41,370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AB431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0.08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238E92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40,129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C5527F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34,943</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69EAA19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46,084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9470C7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29,998</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B69B9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97C69B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29,697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4F16F1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24,072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D3FDA1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36,637</w:t>
            </w:r>
          </w:p>
        </w:tc>
      </w:tr>
      <w:tr w:rsidR="007F414F" w14:paraId="2059979C"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CF933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2006</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EA708"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A846B"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866E4A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44,157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E5E7DB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36,496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3A0A6F7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53,426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D61E2F2"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4C2DC9"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88569F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38,075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13FCD0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31,157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57A94F4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46,529</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5530015"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6DC54"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FAF4CE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30,815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326BB6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17,950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FEF09D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52,901</w:t>
            </w:r>
          </w:p>
        </w:tc>
      </w:tr>
      <w:tr w:rsidR="007F414F" w14:paraId="40BC20EA"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A03F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2007</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17728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39,630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915D5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AB5AFB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43,860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722B74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36,353</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59DEEB2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52,918</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7F0EDE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34,470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E34E2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B39C71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36,126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298B66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30,673</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279A1B2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42,550</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E0FA40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32,274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1518C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96481E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31,975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FD76AA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26,162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6247C2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39,081</w:t>
            </w:r>
          </w:p>
        </w:tc>
      </w:tr>
      <w:tr w:rsidR="007F414F" w14:paraId="29B97048"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4779B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2008</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4361F"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6D0D4A"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1A3BB6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44,165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159516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36,459</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7A95E23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53,499</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3136DF5"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6E2917"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C2B566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36,309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59FBC9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29,623</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4C11AAC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44,505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CD1F65A"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E4B4E8"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9FD1CC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29,548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E4682F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17,185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21B3B2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50,805</w:t>
            </w:r>
          </w:p>
        </w:tc>
      </w:tr>
      <w:tr w:rsidR="007F414F" w14:paraId="5B896F46"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5529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0D91C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44,349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DE72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2BA23B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44,471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9F97EE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36,906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138504D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53,587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118293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36,652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F1ECC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0.09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A15B1B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36,493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D4F730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31,526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2BFC9A3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42,242</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4B47B6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27,399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EE24C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D06FA9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27,304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FC8EB3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21,805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9F588A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34,191</w:t>
            </w:r>
          </w:p>
        </w:tc>
      </w:tr>
      <w:tr w:rsidR="007F414F" w14:paraId="2ABB9B2D"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7EB83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6D92B0"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11DB7"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FFDBCA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44,804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43B8EA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36,371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4BDCDF7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55,193</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37655B6"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C313C4"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FDA085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36,399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A7FC08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29,632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220A1F1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44,710</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95673BD"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30C14"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E131CD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24,397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E45C86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14,199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62529A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41,922</w:t>
            </w:r>
          </w:p>
        </w:tc>
      </w:tr>
      <w:tr w:rsidR="007F414F" w14:paraId="365E7302"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3CC6F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A9E5B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67,883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DEA49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05C885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45,139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8E79C5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36,091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78669A6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56,456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33EAD4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33,911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8B1FE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2533B2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36,304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E11326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30,583</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04C6FD6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43,096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0F3FF1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21,364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D97F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20C395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21,800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A01CC6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17,949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20B4B8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26,478</w:t>
            </w:r>
          </w:p>
        </w:tc>
      </w:tr>
      <w:tr w:rsidR="007F414F" w14:paraId="2F40410A"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6EE74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B3037"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6561E8"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769D66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44,748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252EE1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35,816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22846C1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55,907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D33FE6E"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B4ABC2"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42E1D9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39,036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832548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31,670</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0DE229C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48,114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86A2DA8"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6668DC"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FD1B02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25,573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A6018D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14,901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3A5EB4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43,890</w:t>
            </w:r>
          </w:p>
        </w:tc>
      </w:tr>
      <w:tr w:rsidR="007F414F" w14:paraId="09B4E00F"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0BD73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4CA79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38,234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C4EA7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C63EF6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44,360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0E4659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35,870</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251B030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54,860</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85069A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44,484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F20F6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4458CD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41,972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B38738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35,583</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1FB441E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49,508</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151288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30,705</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8D060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A2C465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29,999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F92E8E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24,179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1FE740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37,219</w:t>
            </w:r>
          </w:p>
        </w:tc>
      </w:tr>
      <w:tr w:rsidR="007F414F" w14:paraId="72D494C0"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04562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B2A24"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3CA03C"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2DC130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44,493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FD40A8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35,678</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74A5B6D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55,486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4641400"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5FF8F9"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2DF526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41,939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C69337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34,161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1AE8A50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51,488</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A1042AD"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DAE315"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446564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27,394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967A2E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15,942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7E04C1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47,071</w:t>
            </w:r>
          </w:p>
        </w:tc>
      </w:tr>
      <w:tr w:rsidR="007F414F" w14:paraId="6E140628"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5B8E2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2015</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69202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58,047</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030B3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6D1829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44,625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E8C87C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35,721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6041560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55,748</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58E0CA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41,926</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875E4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0.09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538587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41,906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DA7313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36,074</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5218C0B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48,681</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AA6C26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25,186</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7C44D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C6A46D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25,015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42BC82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20,404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EAA15D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30,668</w:t>
            </w:r>
          </w:p>
        </w:tc>
      </w:tr>
      <w:tr w:rsidR="007F414F" w14:paraId="40E1E2BD"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3D29D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2016</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79DF02"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6D56BF"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5A5C38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42,752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34A688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35,170</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3899117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51,969</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34080FC"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13391"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F440A5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41,840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04E263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33,615</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111DE28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52,077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28926BF"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A039F7"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7DC84A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21,044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1D914C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12,213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FFE7BD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36,258</w:t>
            </w:r>
          </w:p>
        </w:tc>
      </w:tr>
      <w:tr w:rsidR="007F414F" w14:paraId="43081B86"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C43B4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2017</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22419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33,610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3A5BC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1DF9DA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40,958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AB12BD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33,975</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59EC058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49,375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E9D539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49,501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9C237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508753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41,773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086F1D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33,845</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33F98E6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51,559</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7D95E4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17,820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1FD7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C64AE5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17,703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D822F9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13,923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6681C0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22,507</w:t>
            </w:r>
          </w:p>
        </w:tc>
      </w:tr>
      <w:tr w:rsidR="007F414F" w14:paraId="097692D3"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14BB7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2018</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69CC7C"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D66040"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F3761B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40,551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AACD45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33,420</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135A06A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49,205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FBE560F"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F88764"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06EF09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38,194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B1125A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30,623</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4BDE4C1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47,638</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A1AC336"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FBDD1"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9E1D48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14,088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7A3954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8,114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9A2111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24,462</w:t>
            </w:r>
          </w:p>
        </w:tc>
      </w:tr>
      <w:tr w:rsidR="007F414F" w14:paraId="7EF7BFE2"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EB589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315B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43,482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55CEE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EF016D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40,149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BAA020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33,307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741D06B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48,397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89830B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32,279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0BA6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84C2C4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34,922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D4A98D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29,507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21D6918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41,330</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F98BF1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10,736</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E74B7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146EEF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11,212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94A78A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8,565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903B9B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14,677</w:t>
            </w:r>
          </w:p>
        </w:tc>
      </w:tr>
      <w:tr w:rsidR="007F414F" w14:paraId="4C469247"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893DF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2020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19C4FB"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68BC7"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C4D384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39,144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975025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31,619</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38E88C5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48,460</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C5BD3CB"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900D0"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501254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35,254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7FEBB2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28,598</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325DA14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43,457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D00F4CA"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BBB49D"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40CAC9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11,909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54640F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6,789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3367C2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20,890</w:t>
            </w:r>
          </w:p>
        </w:tc>
      </w:tr>
      <w:tr w:rsidR="007F414F" w14:paraId="7FBF55C1"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66960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2021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960AB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31,856</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25101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FE698B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38,165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C7CBEC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30,141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28B0C30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48,324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0367D0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36,606</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66F95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A7948B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35,588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9E8605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30,195</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42C4AFB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41,945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E96C01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13,330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54622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845B77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12,649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59D7AB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9,214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579E12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17,365</w:t>
            </w:r>
          </w:p>
        </w:tc>
      </w:tr>
      <w:tr w:rsidR="007F414F" w14:paraId="45F59E11"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9BCF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2022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E3CA5E"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D7422E"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712A3D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37,984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1256E9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29,547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741062C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48,830</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3A98664"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9582F9"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7CE395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34,685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D7B736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28,027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1406653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42,925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4650CE6"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ACB64F"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3DADDF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10,592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E827B2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6,021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EBBCEB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18,631</w:t>
            </w:r>
          </w:p>
        </w:tc>
      </w:tr>
      <w:tr w:rsidR="007F414F" w14:paraId="19EB7D82"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BDC15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2023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B0597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36,594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65F38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63CDAE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37,804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7A603B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29,169</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66E967B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48,996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33D727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33,129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5DDB1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6A9AA6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33,804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5FA6CE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28,225</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1331E5E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40,486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C4E1AB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8,617</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64077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77E6AF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8,869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7DA7BA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6,658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3C7253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11,813</w:t>
            </w:r>
          </w:p>
        </w:tc>
      </w:tr>
      <w:tr w:rsidR="007F414F" w14:paraId="1DE238F5"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3AA57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2024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EB8E44"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BDA93D"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812372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37,804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DDB345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28,177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6D734DD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50,721</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B7DE3FA"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9FFAE9"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F6997A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33,804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0ECE2A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25,207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2ABFDE7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45,333</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DC70F45"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A183D5"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74B844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8,869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71F7CF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4,029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E0A581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19,520</w:t>
            </w:r>
          </w:p>
        </w:tc>
      </w:tr>
      <w:tr w:rsidR="007F414F" w14:paraId="1FF92AD2" w14:textId="77777777">
        <w:trPr>
          <w:jc w:val="center"/>
        </w:trPr>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AAFD75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2025</w:t>
            </w:r>
          </w:p>
        </w:tc>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6E3D668"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DA50C0E"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14:paraId="7FCC385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37,804</w:t>
            </w: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14:paraId="589B72B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27,319</w:t>
            </w:r>
          </w:p>
        </w:tc>
        <w:tc>
          <w:tcPr>
            <w:tcW w:w="576"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14:paraId="5E8BFCF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52,315</w:t>
            </w:r>
          </w:p>
        </w:tc>
        <w:tc>
          <w:tcPr>
            <w:tcW w:w="57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3B738111"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92B4902"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14:paraId="6C9CB7C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33,804</w:t>
            </w: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14:paraId="5343364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23,262</w:t>
            </w:r>
          </w:p>
        </w:tc>
        <w:tc>
          <w:tcPr>
            <w:tcW w:w="576"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14:paraId="5485BAF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49,124</w:t>
            </w:r>
          </w:p>
        </w:tc>
        <w:tc>
          <w:tcPr>
            <w:tcW w:w="57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2962CE5B"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E93421D"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14:paraId="025C303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8,869</w:t>
            </w: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14:paraId="25B1C9F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3,017</w:t>
            </w: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14:paraId="309D5CA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26,069</w:t>
            </w:r>
          </w:p>
        </w:tc>
      </w:tr>
    </w:tbl>
    <w:p w14:paraId="34EC8931" w14:textId="77777777" w:rsidR="007F414F" w:rsidRDefault="00256CC9">
      <w:r>
        <w:br w:type="page"/>
      </w:r>
    </w:p>
    <w:p w14:paraId="7157DA8A" w14:textId="77777777" w:rsidR="007F414F" w:rsidRDefault="00256CC9">
      <w:pPr>
        <w:pStyle w:val="TableCaption"/>
      </w:pPr>
      <w:bookmarkStart w:id="74" w:name="tab:tab-big-bio"/>
      <w:bookmarkEnd w:id="74"/>
      <w:r>
        <w:lastRenderedPageBreak/>
        <w:t>Table 5: Big skates biomass estimates (t) and coefficients of variation (CV) for three regions of the Gulf of Alaska from 1990-2023. Observed are from the AFSC bottom trawl survey and the Predicted are the proprotion from the GOA-wide predicted biomass produced from the random effects model fitted to the survey time series (REMA model). L95% and U95% are the bounds of the 95% confidence interval for the predicted index.</w:t>
      </w:r>
    </w:p>
    <w:tbl>
      <w:tblPr>
        <w:tblW w:w="0" w:type="auto"/>
        <w:jc w:val="center"/>
        <w:tblLayout w:type="fixed"/>
        <w:tblLook w:val="0420" w:firstRow="1" w:lastRow="0" w:firstColumn="0" w:lastColumn="0" w:noHBand="0" w:noVBand="1"/>
      </w:tblPr>
      <w:tblGrid>
        <w:gridCol w:w="576"/>
        <w:gridCol w:w="576"/>
        <w:gridCol w:w="576"/>
        <w:gridCol w:w="576"/>
        <w:gridCol w:w="576"/>
        <w:gridCol w:w="576"/>
        <w:gridCol w:w="576"/>
        <w:gridCol w:w="576"/>
        <w:gridCol w:w="576"/>
        <w:gridCol w:w="576"/>
        <w:gridCol w:w="576"/>
        <w:gridCol w:w="576"/>
        <w:gridCol w:w="576"/>
        <w:gridCol w:w="576"/>
        <w:gridCol w:w="576"/>
        <w:gridCol w:w="576"/>
      </w:tblGrid>
      <w:tr w:rsidR="007F414F" w14:paraId="21E9C8DD" w14:textId="77777777">
        <w:trPr>
          <w:tblHeader/>
          <w:jc w:val="center"/>
        </w:trPr>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67D3BF"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2880" w:type="dxa"/>
            <w:gridSpan w:val="5"/>
            <w:tcBorders>
              <w:top w:val="single" w:sz="8" w:space="0" w:color="666666"/>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74332AB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Western</w:t>
            </w:r>
          </w:p>
        </w:tc>
        <w:tc>
          <w:tcPr>
            <w:tcW w:w="2880" w:type="dxa"/>
            <w:gridSpan w:val="5"/>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FA90A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Central</w:t>
            </w:r>
          </w:p>
        </w:tc>
        <w:tc>
          <w:tcPr>
            <w:tcW w:w="2880" w:type="dxa"/>
            <w:gridSpan w:val="5"/>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4C8B954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Eastern</w:t>
            </w:r>
          </w:p>
        </w:tc>
      </w:tr>
      <w:tr w:rsidR="007F414F" w14:paraId="79763B2C" w14:textId="77777777">
        <w:trPr>
          <w:tblHeade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CB8F7E"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1152" w:type="dxa"/>
            <w:gridSpan w:val="2"/>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C4C9A0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Observed</w:t>
            </w:r>
          </w:p>
        </w:tc>
        <w:tc>
          <w:tcPr>
            <w:tcW w:w="1728" w:type="dxa"/>
            <w:gridSpan w:val="3"/>
            <w:tcBorders>
              <w:top w:val="single" w:sz="8" w:space="0" w:color="666666"/>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14:paraId="61BD124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Predicted</w:t>
            </w:r>
          </w:p>
        </w:tc>
        <w:tc>
          <w:tcPr>
            <w:tcW w:w="1152" w:type="dxa"/>
            <w:gridSpan w:val="2"/>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2D72CF3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Observed</w:t>
            </w:r>
          </w:p>
        </w:tc>
        <w:tc>
          <w:tcPr>
            <w:tcW w:w="1728" w:type="dxa"/>
            <w:gridSpan w:val="3"/>
            <w:tcBorders>
              <w:top w:val="single" w:sz="8" w:space="0" w:color="666666"/>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14:paraId="288424E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Predicted</w:t>
            </w:r>
          </w:p>
        </w:tc>
        <w:tc>
          <w:tcPr>
            <w:tcW w:w="1152" w:type="dxa"/>
            <w:gridSpan w:val="2"/>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7088AD6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Observed</w:t>
            </w:r>
          </w:p>
        </w:tc>
        <w:tc>
          <w:tcPr>
            <w:tcW w:w="1728" w:type="dxa"/>
            <w:gridSpan w:val="3"/>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14:paraId="4671091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Predicted</w:t>
            </w:r>
          </w:p>
        </w:tc>
      </w:tr>
      <w:tr w:rsidR="007F414F" w14:paraId="4408A742" w14:textId="77777777">
        <w:trPr>
          <w:tblHeader/>
          <w:jc w:val="center"/>
        </w:trPr>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7C9114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Year</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7A99CC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Index</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0F1388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CV</w:t>
            </w:r>
          </w:p>
        </w:tc>
        <w:tc>
          <w:tcPr>
            <w:tcW w:w="576"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14:paraId="1112FEB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Index</w:t>
            </w:r>
          </w:p>
        </w:tc>
        <w:tc>
          <w:tcPr>
            <w:tcW w:w="576"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14:paraId="20C1B01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L95%</w:t>
            </w:r>
          </w:p>
        </w:tc>
        <w:tc>
          <w:tcPr>
            <w:tcW w:w="576" w:type="dxa"/>
            <w:tcBorders>
              <w:top w:val="single" w:sz="8" w:space="0" w:color="666666"/>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14:paraId="418DD38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U95%</w:t>
            </w:r>
          </w:p>
        </w:tc>
        <w:tc>
          <w:tcPr>
            <w:tcW w:w="576" w:type="dxa"/>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78F9969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Index</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A13454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CV</w:t>
            </w:r>
          </w:p>
        </w:tc>
        <w:tc>
          <w:tcPr>
            <w:tcW w:w="576"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14:paraId="7055523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Index</w:t>
            </w:r>
          </w:p>
        </w:tc>
        <w:tc>
          <w:tcPr>
            <w:tcW w:w="576"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14:paraId="1440D6C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L95%</w:t>
            </w:r>
          </w:p>
        </w:tc>
        <w:tc>
          <w:tcPr>
            <w:tcW w:w="576" w:type="dxa"/>
            <w:tcBorders>
              <w:top w:val="single" w:sz="8" w:space="0" w:color="666666"/>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14:paraId="167BC03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U95%</w:t>
            </w:r>
          </w:p>
        </w:tc>
        <w:tc>
          <w:tcPr>
            <w:tcW w:w="576" w:type="dxa"/>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2489115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Index</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96ADB8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CV</w:t>
            </w:r>
          </w:p>
        </w:tc>
        <w:tc>
          <w:tcPr>
            <w:tcW w:w="576"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14:paraId="5375526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Index</w:t>
            </w:r>
          </w:p>
        </w:tc>
        <w:tc>
          <w:tcPr>
            <w:tcW w:w="576"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14:paraId="56E6999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L95%</w:t>
            </w: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14:paraId="679E6EA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U95%</w:t>
            </w:r>
          </w:p>
        </w:tc>
      </w:tr>
      <w:tr w:rsidR="007F414F" w14:paraId="589AF64C" w14:textId="77777777">
        <w:trPr>
          <w:jc w:val="center"/>
        </w:trPr>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5629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1990</w:t>
            </w:r>
          </w:p>
        </w:tc>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A4565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1,744</w:t>
            </w:r>
          </w:p>
        </w:tc>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0D10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0.47</w:t>
            </w:r>
          </w:p>
        </w:tc>
        <w:tc>
          <w:tcPr>
            <w:tcW w:w="576"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5B08ED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2,644</w:t>
            </w:r>
          </w:p>
        </w:tc>
        <w:tc>
          <w:tcPr>
            <w:tcW w:w="576"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16524B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1,258</w:t>
            </w:r>
          </w:p>
        </w:tc>
        <w:tc>
          <w:tcPr>
            <w:tcW w:w="576" w:type="dxa"/>
            <w:tcBorders>
              <w:top w:val="single" w:sz="8" w:space="0" w:color="666666"/>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303DC94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5,555</w:t>
            </w:r>
          </w:p>
        </w:tc>
        <w:tc>
          <w:tcPr>
            <w:tcW w:w="57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D5EC7D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9,071</w:t>
            </w:r>
          </w:p>
        </w:tc>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2534E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0.35</w:t>
            </w:r>
          </w:p>
        </w:tc>
        <w:tc>
          <w:tcPr>
            <w:tcW w:w="576"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66C86A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18,770</w:t>
            </w:r>
          </w:p>
        </w:tc>
        <w:tc>
          <w:tcPr>
            <w:tcW w:w="576"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C764F4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10,310</w:t>
            </w:r>
          </w:p>
        </w:tc>
        <w:tc>
          <w:tcPr>
            <w:tcW w:w="576" w:type="dxa"/>
            <w:tcBorders>
              <w:top w:val="single" w:sz="8" w:space="0" w:color="666666"/>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01CBD00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34,171</w:t>
            </w:r>
          </w:p>
        </w:tc>
        <w:tc>
          <w:tcPr>
            <w:tcW w:w="57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2F94F3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11,501</w:t>
            </w:r>
          </w:p>
        </w:tc>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61290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0.39</w:t>
            </w:r>
          </w:p>
        </w:tc>
        <w:tc>
          <w:tcPr>
            <w:tcW w:w="576"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76F006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13,409</w:t>
            </w:r>
          </w:p>
        </w:tc>
        <w:tc>
          <w:tcPr>
            <w:tcW w:w="576"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86F109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6,963</w:t>
            </w:r>
          </w:p>
        </w:tc>
        <w:tc>
          <w:tcPr>
            <w:tcW w:w="576"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7DD1C7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25,824</w:t>
            </w:r>
          </w:p>
        </w:tc>
      </w:tr>
      <w:tr w:rsidR="007F414F" w14:paraId="30C446D4"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E7AA5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7F62B7"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FAD168"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740753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2,871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EDCE70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1,364</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5B9754D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6,046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79F0536"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97D68A"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E0E318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20,032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18E767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12,134</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5162664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33,070</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6FB79FB"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83679A"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42A5B7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13,220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804640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6,021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B7E8BC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29,025</w:t>
            </w:r>
          </w:p>
        </w:tc>
      </w:tr>
      <w:tr w:rsidR="007F414F" w14:paraId="2FF2D571"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DF31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32BB9"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710996"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6898DE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3,113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6146E5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1,566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38D9E0A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6,190</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98BAFAC"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DF26E3"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1E39E4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21,346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43C763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14,312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5E8F12A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31,837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1CAD314"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107444"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B4931E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13,012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20CB65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6,000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CBC541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28,220</w:t>
            </w:r>
          </w:p>
        </w:tc>
      </w:tr>
      <w:tr w:rsidR="007F414F" w14:paraId="78D29B79"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F316C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BDE27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2,312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A64AC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68F495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3,370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1FDB6B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1,940</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4D5887F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5,854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863F82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21,586</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32B9B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B0B965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22,711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6947BC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16,981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595D3CC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30,374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8F1CD6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15,836</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61AED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17DB12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12,788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E01AB0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6,950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10A726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23,532</w:t>
            </w:r>
          </w:p>
        </w:tc>
      </w:tr>
      <w:tr w:rsidR="007F414F" w14:paraId="392D1AE6"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A35F8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9581F6"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776C2"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D83D9B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4,838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6457C7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2,614</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72C468F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8,954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3FB00F3"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05FFC"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F4F548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25,492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16AEDB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18,605</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4E2DD56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34,929</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F5FAC8D"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B6D8C"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85662E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9,850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51D505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4,723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09F452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20,544</w:t>
            </w:r>
          </w:p>
        </w:tc>
      </w:tr>
      <w:tr w:rsidR="007F414F" w14:paraId="519ED3FC"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6DBDB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1995</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135532"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B8187C"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090252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6,685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4EE871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3,555</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7DC2289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12,573</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C9D2186"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BC95A"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C0859F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27,546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7700B2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20,191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4068E0D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37,581</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28558E4"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FE7B1"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758220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7,304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B1D5CC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3,547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07C0A2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15,043</w:t>
            </w:r>
          </w:p>
        </w:tc>
      </w:tr>
      <w:tr w:rsidR="007F414F" w14:paraId="6FA55F0A"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37458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1996</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7279B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13,130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B389F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0.42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0C09C9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8,930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843972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4,882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3409C42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16,333</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5B5D21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26,544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4AC89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EFD9D0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28,772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27DBF0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21,822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6D1747B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37,934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1260F5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3,391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2765B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E768AB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5,235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4B3F81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2,982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740E53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9,192</w:t>
            </w:r>
          </w:p>
        </w:tc>
      </w:tr>
      <w:tr w:rsidR="007F414F" w14:paraId="3E4AF049"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C057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1997</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AA390A"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AFED1"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5EE44A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9,255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0CCCBB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4,837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5BB0919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17,708</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FCDFA5D"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0A9794"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D65E1C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29,016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893876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20,992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5EBE5AD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40,107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7B02E45"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EBD512"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E5A02B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6,092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E27AF0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2,950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3736DE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12,582</w:t>
            </w:r>
          </w:p>
        </w:tc>
      </w:tr>
      <w:tr w:rsidR="007F414F" w14:paraId="7821CBAD"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F0E60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1998</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67024"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8F2BD"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185187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9,570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A07BAC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5,214</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5596788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17,566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89AD160"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5F0CCB"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77A951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29,195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4B5BEC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20,817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3B6415F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40,944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9AC218B"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F7F6E"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B185FB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7,073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11C2D7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3,435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1092D7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14,566</w:t>
            </w:r>
          </w:p>
        </w:tc>
      </w:tr>
      <w:tr w:rsidR="007F414F" w14:paraId="26418E4E"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8F947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3EC92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11,038</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B6F08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236102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9,870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F15BED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6,255</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7046494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15,576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376954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34,007</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49357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E93B41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29,300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370F59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21,181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3F8A081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40,531</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D64D4E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9,606</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47D85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F434D3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8,191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3F5CEA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4,718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805EC2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14,221</w:t>
            </w:r>
          </w:p>
        </w:tc>
      </w:tr>
      <w:tr w:rsidR="007F414F" w14:paraId="4E0F75D7"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FCFCA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75AD51"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86F909"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90C847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9,708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041C96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5,328</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76D852E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17,690</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3F143A1"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BC6C4D"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C93A6A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29,229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76C547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20,356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31F13B3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41,969</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E7A5D1E"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530618"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71D710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8,397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F86F19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3,864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6EFF17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18,246</w:t>
            </w:r>
          </w:p>
        </w:tc>
      </w:tr>
      <w:tr w:rsidR="007F414F" w14:paraId="13AB2A92"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288C8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A2EAB6"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13044A"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D9838E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9,547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3CB4A8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5,040</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68F73D1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18,086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FEF7498"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58D1DF"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A782C2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29,153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F42D3B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20,105</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71C0337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42,272</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5847543"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937B5B"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5F0412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8,606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D01439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3,707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48A2B4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19,977</w:t>
            </w:r>
          </w:p>
        </w:tc>
      </w:tr>
      <w:tr w:rsidR="007F414F" w14:paraId="4F03D206"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8CEC7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5891BC"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DBA07A"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DA8579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9,387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E350BA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5,184</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040CF0B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17,000</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F7C723A"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3706AA"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E07A1A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29,072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5D1E4E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20,362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10474C3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41,509</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A436273"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49D69"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5B7917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8,819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E55927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4,000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3E1F86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19,441</w:t>
            </w:r>
          </w:p>
        </w:tc>
      </w:tr>
      <w:tr w:rsidR="007F414F" w14:paraId="3B4FE057"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9D100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7C292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9,602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43330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F0A65E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9,229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CF4CD4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5,945</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5674D03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14,326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A64FF0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33,814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98DE6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699D37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28,987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6533EC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21,225</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229CF08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39,588</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9C42B6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11,980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C20FB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0E2D9A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9,036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9C45EE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5,004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D79236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16,316</w:t>
            </w:r>
          </w:p>
        </w:tc>
      </w:tr>
      <w:tr w:rsidR="007F414F" w14:paraId="1AACA26D"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E2CB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74545"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595683"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E58C67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9,382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EC2AC2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5,542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0D52533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15,883</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A4F4E1B"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743594"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8384B7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28,911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2B36F1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21,311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48B8B56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39,220</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114A654"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DEA43"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250EF0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7,540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5EE752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3,848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8100C1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14,775</w:t>
            </w:r>
          </w:p>
        </w:tc>
      </w:tr>
      <w:tr w:rsidR="007F414F" w14:paraId="3C7A431B"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E001F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2005</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76C4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9,792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C248E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673564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9,493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1C0C60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6,012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5B796F7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14,991</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CB5937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25,544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E7941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B2968B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28,700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EA1E71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21,979</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442BAF0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37,477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AE59C0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3,984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A0344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E0353C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6,262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0B2B38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3,487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29EADB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11,248</w:t>
            </w:r>
          </w:p>
        </w:tc>
      </w:tr>
      <w:tr w:rsidR="007F414F" w14:paraId="005E842D"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6D3A8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2006</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6C0199"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862447"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52A552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8,569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4120DE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4,931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33ABBCC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14,889</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E770C47"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1EF565"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6B8ED9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27,886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F7ED7A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20,746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3022EA0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37,484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67893F0"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03B07"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175310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7,703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7E740F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3,968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DB553D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14,954</w:t>
            </w:r>
          </w:p>
        </w:tc>
      </w:tr>
      <w:tr w:rsidR="007F414F" w14:paraId="42F6F4E2"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016BB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2007</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F371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5,872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42024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0.44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E5EB7E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7,657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2C2361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4,530</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5FA2F9E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12,943</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A593CE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24,420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22FA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96BDDC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26,824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A291F7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20,231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26AA280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35,566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8CF373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9,337</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851CA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DAA1CC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9,380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21F930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5,666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0575F7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15,528</w:t>
            </w:r>
          </w:p>
        </w:tc>
      </w:tr>
      <w:tr w:rsidR="007F414F" w14:paraId="72E499AB"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1D5DF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2008</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AA9ABB"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ED526"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643C4C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7,465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0E10C6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4,225</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24A61D9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13,189</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3CA16F4"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DF5419"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4AA2B8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26,028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F54E23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19,381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367626E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34,955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DC0239E"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235636"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9AF528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10,672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5FDB0B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5,618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071A57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20,272</w:t>
            </w:r>
          </w:p>
        </w:tc>
      </w:tr>
      <w:tr w:rsidR="007F414F" w14:paraId="1C95C0F0"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E8291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7DF7E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6,652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9C45D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0310D2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7,245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4D31B5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4,439</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41CBAD1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11,824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DBC542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26,691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60FB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6C7049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25,140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C0774B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19,285</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651546E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32,771</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C4CFAA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11,007</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37EAF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C3E2F4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12,087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8A92C1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7,352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D0DFC5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19,872</w:t>
            </w:r>
          </w:p>
        </w:tc>
      </w:tr>
      <w:tr w:rsidR="007F414F" w14:paraId="48B5550E"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7877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B39BC4"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6BA45D"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E8D6ED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7,125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2E2B72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4,141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2E98323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12,259</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FCB8841"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36ED65"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C3E15F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23,051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4DE134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17,471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0697580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30,413</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717C88B"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7586D0"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5C1BF6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14,628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4D8336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7,069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538A24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30,271</w:t>
            </w:r>
          </w:p>
        </w:tc>
      </w:tr>
      <w:tr w:rsidR="007F414F" w14:paraId="399D1A84"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8CD1D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5A806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6,251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FC562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582814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6,900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AA6F3A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4,396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61DD828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10,828</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9E4D4A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21,761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FB8B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81DB2A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20,809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65B5B4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16,281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39CA806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26,598</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8ABAFD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39,870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5206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0.61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738AE5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17,430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486004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7,967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3C64DA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38,133</w:t>
            </w:r>
          </w:p>
        </w:tc>
      </w:tr>
      <w:tr w:rsidR="007F414F" w14:paraId="7F273ABC"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0F0B8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3AF2A4"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7B7649"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E75C05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8,173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66079B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4,768</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0E2A062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14,009</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D39A647"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ACFBE3"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248045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20,354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FDA4A8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14,982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4469F23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27,652</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F7ED5CB"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DC9919"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CEA317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16,221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F77A25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7,251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B9B480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36,289</w:t>
            </w:r>
          </w:p>
        </w:tc>
      </w:tr>
      <w:tr w:rsidR="007F414F" w14:paraId="26119FF3"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54AB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10113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10,669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724B4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0.42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3BF58F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9,611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EC396C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5,841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107B19F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15,813</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DA101B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12,810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C68A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0D8BDD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19,764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5F6D64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14,123</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6986B24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27,657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F72949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14,754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BAC77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0.56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D83B21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14,986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054189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7,471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540127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30,061</w:t>
            </w:r>
          </w:p>
        </w:tc>
      </w:tr>
      <w:tr w:rsidR="007F414F" w14:paraId="4DBCF539"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1E7A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9091E3"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398F5A"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A3D3A0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10,057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9E7D93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5,907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7E84CF1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17,124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808D94E"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85513E"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38A6B1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21,416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03A908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16,197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21C7F9C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28,317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FC5A2CE"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038111"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D7B46E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13,019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D5C3B6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6,068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65FA15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27,932</w:t>
            </w:r>
          </w:p>
        </w:tc>
      </w:tr>
      <w:tr w:rsidR="007F414F" w14:paraId="24E471C6"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18602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2015</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2D86D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13,449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9ADBA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3EA08D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10,427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460D74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6,900</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0230603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15,758</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4E8F80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32,038</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EEAC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80279F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22,992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20CC04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17,280</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5E38762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30,593</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71A59C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12,560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F3722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0.56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E6E03F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11,206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D9C4DB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5,697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05D431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22,040</w:t>
            </w:r>
          </w:p>
        </w:tc>
      </w:tr>
      <w:tr w:rsidR="007F414F" w14:paraId="2BA7DF90"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ED824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2016</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ABFDB1"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303AC1"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64AD49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9,050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FCA232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5,489</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68B2A25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14,919</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80BFA3E"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8BED4B"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91B4F1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23,490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7B6983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17,487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32F9AAC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31,555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F1879DE"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0805A0"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3CCAC0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10,212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DEF9D3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4,861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C704F8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21,455</w:t>
            </w:r>
          </w:p>
        </w:tc>
      </w:tr>
      <w:tr w:rsidR="007F414F" w14:paraId="661724C5"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3851F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2017</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ADECA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5,068</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5C1CF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4D0950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7,815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0F1670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4,931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680AA10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12,387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AD084C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22,878</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837E9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B9C6A0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23,881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A9D76F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18,288</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15E9164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31,184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A087F0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5,664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FD21B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0.49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402D62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9,261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BDE4EE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4,835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A85478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17,738</w:t>
            </w:r>
          </w:p>
        </w:tc>
      </w:tr>
      <w:tr w:rsidR="007F414F" w14:paraId="3E7C7F5E"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EA821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2018</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8D951B"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9E0419"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A10246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8,512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85042E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5,062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4A2465F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14,314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167EBAC"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C921DE"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125093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22,050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4DEFBA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16,395</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49687DB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29,655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8AAFB91"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1C4B6"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7646E8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9,989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2F221C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5,124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E06306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19,474</w:t>
            </w:r>
          </w:p>
        </w:tc>
      </w:tr>
      <w:tr w:rsidR="007F414F" w14:paraId="70284888"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2F14B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3A629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12,179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E5C20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950773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9,213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EF9F3B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5,848</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5608581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14,514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927B69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18,371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94384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83F3CC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20,230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D0B815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15,077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3D6E121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27,145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2B9DA3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12,931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F48D1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6D4F4B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10,706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2BD9A4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6,631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ED36DC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17,283</w:t>
            </w:r>
          </w:p>
        </w:tc>
      </w:tr>
      <w:tr w:rsidR="007F414F" w14:paraId="61A18F86"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737B4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2020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4DF00B"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FEC33D"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594F51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8,920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E8A7B5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5,233</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61A9D31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15,202</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B137B62"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7145A1"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58901F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21,000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41D175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15,220</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3B15C17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28,976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CACEAE5"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C3127"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EB6767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9,225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8EB902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4,710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00597E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18,065</w:t>
            </w:r>
          </w:p>
        </w:tc>
      </w:tr>
      <w:tr w:rsidR="007F414F" w14:paraId="305BC0BC"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BE54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2021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7368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6,525</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37DD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61F356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8,587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650DF9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5,327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379EE45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13,841</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5AAF62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16,835</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B255D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693F5D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21,675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54C1A8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15,820</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53A3189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29,696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2F4423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8,495</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9DD3A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0.51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4CDC86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7,903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58DA7E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4,245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66F214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14,713</w:t>
            </w:r>
          </w:p>
        </w:tc>
      </w:tr>
      <w:tr w:rsidR="007F414F" w14:paraId="149DFDCE"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DCB6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2022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703556"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BAE9B4"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9A4607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9,302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2160A1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5,094</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028E62D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16,984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B735C7A"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AF83E7"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F63D54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22,646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3FA3D5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16,367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22101B2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31,335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EEDA9BD"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958EF3"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A99F19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6,036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ED53A1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2,972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5226C3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12,260</w:t>
            </w:r>
          </w:p>
        </w:tc>
      </w:tr>
      <w:tr w:rsidR="007F414F" w14:paraId="6F635862"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1E856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2023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F18C4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10,669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9F45E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0.46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34A6F8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9,934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9A5BDD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5,276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4670267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18,706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77F7EE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22,667</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34A3E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B7FFCE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23,326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8150D2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17,081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4AA704C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31,852</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46E740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3,258</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5D31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95FC2B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4,545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9BDCA8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2,439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10EC9D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8,468</w:t>
            </w:r>
          </w:p>
        </w:tc>
      </w:tr>
      <w:tr w:rsidR="007F414F" w14:paraId="007521B2"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2A8C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2024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51B9D5"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2C432"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13D854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9,934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02E1FA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4,329</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1481FC8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22,798</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9C08D5F"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C4B4E"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BE1C85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23,326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FCFF67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15,590</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582E2D6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34,899</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E90DF3F"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D16661"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A515FB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4,545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ED0FBF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1,758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25E231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11,753</w:t>
            </w:r>
          </w:p>
        </w:tc>
      </w:tr>
      <w:tr w:rsidR="007F414F" w14:paraId="79703C04" w14:textId="77777777">
        <w:trPr>
          <w:jc w:val="center"/>
        </w:trPr>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89A523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2025</w:t>
            </w:r>
          </w:p>
        </w:tc>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35052A2"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B7EE99A"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14:paraId="4ED4ABE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9,934</w:t>
            </w: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14:paraId="4FD2EF8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3,692</w:t>
            </w:r>
          </w:p>
        </w:tc>
        <w:tc>
          <w:tcPr>
            <w:tcW w:w="576"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14:paraId="6A3B82C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26,729</w:t>
            </w:r>
          </w:p>
        </w:tc>
        <w:tc>
          <w:tcPr>
            <w:tcW w:w="57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0815E93D"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BA178D0"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14:paraId="0CA4B17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23,326</w:t>
            </w: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14:paraId="2539A76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14,476</w:t>
            </w:r>
          </w:p>
        </w:tc>
        <w:tc>
          <w:tcPr>
            <w:tcW w:w="576"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14:paraId="2FD9087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37,585</w:t>
            </w:r>
          </w:p>
        </w:tc>
        <w:tc>
          <w:tcPr>
            <w:tcW w:w="57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3425BCF4"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6CEB7AE"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14:paraId="63695C4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4,545</w:t>
            </w: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14:paraId="5C0640B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1,382</w:t>
            </w: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14:paraId="76ECE73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14,952</w:t>
            </w:r>
          </w:p>
        </w:tc>
      </w:tr>
    </w:tbl>
    <w:p w14:paraId="61BB6774" w14:textId="77777777" w:rsidR="007F414F" w:rsidRDefault="00256CC9">
      <w:r>
        <w:br w:type="page"/>
      </w:r>
    </w:p>
    <w:p w14:paraId="6D7CACAC" w14:textId="77777777" w:rsidR="007F414F" w:rsidRDefault="00256CC9">
      <w:pPr>
        <w:pStyle w:val="TableCaption"/>
      </w:pPr>
      <w:bookmarkStart w:id="75" w:name="tab:tab-longnose-bio"/>
      <w:bookmarkEnd w:id="75"/>
      <w:r>
        <w:lastRenderedPageBreak/>
        <w:t>Table 6: Longnose skates biomass estimates (t) and coefficients of variation (CV) for three regions of the Gulf of Alaska from 1990-2023. Observed are from the AFSC bottom trawl survey and the Predicted are the proprotion from the GOA-wide predicted biomass produced from the random effects model fitted to the survey time series (REMA model). L95% and U95% are the bounds of the 95% confidence interval for the predicted index.</w:t>
      </w:r>
    </w:p>
    <w:tbl>
      <w:tblPr>
        <w:tblW w:w="0" w:type="auto"/>
        <w:jc w:val="center"/>
        <w:tblLayout w:type="fixed"/>
        <w:tblLook w:val="0420" w:firstRow="1" w:lastRow="0" w:firstColumn="0" w:lastColumn="0" w:noHBand="0" w:noVBand="1"/>
      </w:tblPr>
      <w:tblGrid>
        <w:gridCol w:w="576"/>
        <w:gridCol w:w="576"/>
        <w:gridCol w:w="576"/>
        <w:gridCol w:w="576"/>
        <w:gridCol w:w="576"/>
        <w:gridCol w:w="576"/>
        <w:gridCol w:w="576"/>
        <w:gridCol w:w="576"/>
        <w:gridCol w:w="576"/>
        <w:gridCol w:w="576"/>
        <w:gridCol w:w="576"/>
        <w:gridCol w:w="576"/>
        <w:gridCol w:w="576"/>
        <w:gridCol w:w="576"/>
        <w:gridCol w:w="576"/>
        <w:gridCol w:w="576"/>
      </w:tblGrid>
      <w:tr w:rsidR="007F414F" w14:paraId="02F15CAD" w14:textId="77777777">
        <w:trPr>
          <w:tblHeader/>
          <w:jc w:val="center"/>
        </w:trPr>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F93306"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2880" w:type="dxa"/>
            <w:gridSpan w:val="5"/>
            <w:tcBorders>
              <w:top w:val="single" w:sz="8" w:space="0" w:color="666666"/>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0D2766C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Western</w:t>
            </w:r>
          </w:p>
        </w:tc>
        <w:tc>
          <w:tcPr>
            <w:tcW w:w="2880" w:type="dxa"/>
            <w:gridSpan w:val="5"/>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9F25A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Central</w:t>
            </w:r>
          </w:p>
        </w:tc>
        <w:tc>
          <w:tcPr>
            <w:tcW w:w="2880" w:type="dxa"/>
            <w:gridSpan w:val="5"/>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6374627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Eastern</w:t>
            </w:r>
          </w:p>
        </w:tc>
      </w:tr>
      <w:tr w:rsidR="007F414F" w14:paraId="012CCCDB" w14:textId="77777777">
        <w:trPr>
          <w:tblHeade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7D013D"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1152" w:type="dxa"/>
            <w:gridSpan w:val="2"/>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6A530F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Observed</w:t>
            </w:r>
          </w:p>
        </w:tc>
        <w:tc>
          <w:tcPr>
            <w:tcW w:w="1728" w:type="dxa"/>
            <w:gridSpan w:val="3"/>
            <w:tcBorders>
              <w:top w:val="single" w:sz="8" w:space="0" w:color="666666"/>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14:paraId="1A54603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Predicted</w:t>
            </w:r>
          </w:p>
        </w:tc>
        <w:tc>
          <w:tcPr>
            <w:tcW w:w="1152" w:type="dxa"/>
            <w:gridSpan w:val="2"/>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31FC320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Observed</w:t>
            </w:r>
          </w:p>
        </w:tc>
        <w:tc>
          <w:tcPr>
            <w:tcW w:w="1728" w:type="dxa"/>
            <w:gridSpan w:val="3"/>
            <w:tcBorders>
              <w:top w:val="single" w:sz="8" w:space="0" w:color="666666"/>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14:paraId="3318807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Predicted</w:t>
            </w:r>
          </w:p>
        </w:tc>
        <w:tc>
          <w:tcPr>
            <w:tcW w:w="1152" w:type="dxa"/>
            <w:gridSpan w:val="2"/>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4E058FC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Observed</w:t>
            </w:r>
          </w:p>
        </w:tc>
        <w:tc>
          <w:tcPr>
            <w:tcW w:w="1728" w:type="dxa"/>
            <w:gridSpan w:val="3"/>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14:paraId="466A904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Predicted</w:t>
            </w:r>
          </w:p>
        </w:tc>
      </w:tr>
      <w:tr w:rsidR="007F414F" w14:paraId="6B7F0B42" w14:textId="77777777">
        <w:trPr>
          <w:tblHeader/>
          <w:jc w:val="center"/>
        </w:trPr>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EBBACB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Year</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0DE13C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Index</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2A9346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CV</w:t>
            </w:r>
          </w:p>
        </w:tc>
        <w:tc>
          <w:tcPr>
            <w:tcW w:w="576"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14:paraId="004B84A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Index</w:t>
            </w:r>
          </w:p>
        </w:tc>
        <w:tc>
          <w:tcPr>
            <w:tcW w:w="576"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14:paraId="6C2D71A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L95%</w:t>
            </w:r>
          </w:p>
        </w:tc>
        <w:tc>
          <w:tcPr>
            <w:tcW w:w="576" w:type="dxa"/>
            <w:tcBorders>
              <w:top w:val="single" w:sz="8" w:space="0" w:color="666666"/>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14:paraId="266D21B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U95%</w:t>
            </w:r>
          </w:p>
        </w:tc>
        <w:tc>
          <w:tcPr>
            <w:tcW w:w="576" w:type="dxa"/>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43B2D42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Index</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80B26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CV</w:t>
            </w:r>
          </w:p>
        </w:tc>
        <w:tc>
          <w:tcPr>
            <w:tcW w:w="576"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14:paraId="6A481C8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Index</w:t>
            </w:r>
          </w:p>
        </w:tc>
        <w:tc>
          <w:tcPr>
            <w:tcW w:w="576"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14:paraId="6B7AAF4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L95%</w:t>
            </w:r>
          </w:p>
        </w:tc>
        <w:tc>
          <w:tcPr>
            <w:tcW w:w="576" w:type="dxa"/>
            <w:tcBorders>
              <w:top w:val="single" w:sz="8" w:space="0" w:color="666666"/>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14:paraId="5CA3CB0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U95%</w:t>
            </w:r>
          </w:p>
        </w:tc>
        <w:tc>
          <w:tcPr>
            <w:tcW w:w="576" w:type="dxa"/>
            <w:tcBorders>
              <w:top w:val="single" w:sz="8"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12B1A6D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Index</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45A35E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CV</w:t>
            </w:r>
          </w:p>
        </w:tc>
        <w:tc>
          <w:tcPr>
            <w:tcW w:w="576"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14:paraId="53D3012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Index</w:t>
            </w:r>
          </w:p>
        </w:tc>
        <w:tc>
          <w:tcPr>
            <w:tcW w:w="576" w:type="dxa"/>
            <w:tcBorders>
              <w:top w:val="single" w:sz="8" w:space="0" w:color="666666"/>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14:paraId="60DF7F3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L95%</w:t>
            </w: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14:paraId="7920699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b/>
                <w:color w:val="000000"/>
                <w:sz w:val="18"/>
                <w:szCs w:val="18"/>
              </w:rPr>
              <w:t>U95%</w:t>
            </w:r>
          </w:p>
        </w:tc>
      </w:tr>
      <w:tr w:rsidR="007F414F" w14:paraId="5DB46791" w14:textId="77777777">
        <w:trPr>
          <w:jc w:val="center"/>
        </w:trPr>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DFE1A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1990</w:t>
            </w:r>
          </w:p>
        </w:tc>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E1B00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1,045</w:t>
            </w:r>
          </w:p>
        </w:tc>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2B7C0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0.71</w:t>
            </w:r>
          </w:p>
        </w:tc>
        <w:tc>
          <w:tcPr>
            <w:tcW w:w="576"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642C15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502</w:t>
            </w:r>
          </w:p>
        </w:tc>
        <w:tc>
          <w:tcPr>
            <w:tcW w:w="576"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9FFC62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210</w:t>
            </w:r>
          </w:p>
        </w:tc>
        <w:tc>
          <w:tcPr>
            <w:tcW w:w="576" w:type="dxa"/>
            <w:tcBorders>
              <w:top w:val="single" w:sz="8" w:space="0" w:color="666666"/>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54618BB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1,197</w:t>
            </w:r>
          </w:p>
        </w:tc>
        <w:tc>
          <w:tcPr>
            <w:tcW w:w="57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D39417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8,708</w:t>
            </w:r>
          </w:p>
        </w:tc>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90901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0.29</w:t>
            </w:r>
          </w:p>
        </w:tc>
        <w:tc>
          <w:tcPr>
            <w:tcW w:w="576"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CF404B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12,056</w:t>
            </w:r>
          </w:p>
        </w:tc>
        <w:tc>
          <w:tcPr>
            <w:tcW w:w="576"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864C15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7,998</w:t>
            </w:r>
          </w:p>
        </w:tc>
        <w:tc>
          <w:tcPr>
            <w:tcW w:w="576" w:type="dxa"/>
            <w:tcBorders>
              <w:top w:val="single" w:sz="8" w:space="0" w:color="666666"/>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4C59BB3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18,172</w:t>
            </w:r>
          </w:p>
        </w:tc>
        <w:tc>
          <w:tcPr>
            <w:tcW w:w="57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96FDEA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2,242</w:t>
            </w:r>
          </w:p>
        </w:tc>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DBD4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0.26</w:t>
            </w:r>
          </w:p>
        </w:tc>
        <w:tc>
          <w:tcPr>
            <w:tcW w:w="576"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1133C5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2,642</w:t>
            </w:r>
          </w:p>
        </w:tc>
        <w:tc>
          <w:tcPr>
            <w:tcW w:w="576"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9FF810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1,717</w:t>
            </w:r>
          </w:p>
        </w:tc>
        <w:tc>
          <w:tcPr>
            <w:tcW w:w="576" w:type="dxa"/>
            <w:tcBorders>
              <w:top w:val="single" w:sz="8" w:space="0" w:color="666666"/>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A05705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4,066</w:t>
            </w:r>
          </w:p>
        </w:tc>
      </w:tr>
      <w:tr w:rsidR="007F414F" w14:paraId="771767E5"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F5FFF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697BDA"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11ADC"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4303A6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456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93D11A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185</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46DC03A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1,123</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184BD11"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5ECC5"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769393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12,878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AC54E7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8,881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0E5F463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18,676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815FE9A"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54A7C"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79770A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2,933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7C9AF6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1,893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F59E79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4,545</w:t>
            </w:r>
          </w:p>
        </w:tc>
      </w:tr>
      <w:tr w:rsidR="007F414F" w14:paraId="739C89F1"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F9B1A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2232DC"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05E2D0"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4DB049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413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14B726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153</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76702AE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1,116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82A2819"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114A3"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591649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13,743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5CDCC1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9,986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331BDEF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18,913</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F452ADB"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9E2D6"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3CFE5F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3,253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9B5ED6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2,179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360620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4,856</w:t>
            </w:r>
          </w:p>
        </w:tc>
      </w:tr>
      <w:tr w:rsidR="007F414F" w14:paraId="56B52793"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64CAA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BE418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105</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E3C27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0.72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5A8F9F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374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E8A80A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72764D2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1,159</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F7B8E4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14,158</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0D952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E1FD9D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14,653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6F459A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11,472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671F6E7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18,715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BDEE56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3,539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12EC5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E01BC9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3,604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3ACD7C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2,662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8DECEE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4,881</w:t>
            </w:r>
          </w:p>
        </w:tc>
      </w:tr>
      <w:tr w:rsidR="007F414F" w14:paraId="1D8B5193"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BC053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20445B"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EB0DD6"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27E75C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413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8782AA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143</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4508413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1,195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8BA22C8"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D54A04"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C8562D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16,241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42E388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12,407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7C3AC1F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21,262</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53032C3"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863CA"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3B92D7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4,157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211724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2,872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25A4EB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6,017</w:t>
            </w:r>
          </w:p>
        </w:tc>
      </w:tr>
      <w:tr w:rsidR="007F414F" w14:paraId="750A2B99"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52EA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1995</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9A68C6"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B233B2"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875FD3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456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1811B9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410CA1E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1,209</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CAB4B1F"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6DACF0"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4907AB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17,998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5C1486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13,793</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4303639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23,484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4119A2F"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54EB97"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EDEFD0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4,793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B9F164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3,329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127202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6,900</w:t>
            </w:r>
          </w:p>
        </w:tc>
      </w:tr>
      <w:tr w:rsidR="007F414F" w14:paraId="51D3994B"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3770D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1996</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F09D1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278</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C6F23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0.64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B46FBA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503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D31F19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200D254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1,194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35B502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20,328</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1F000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D51AD5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19,939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172D7E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15,782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1DD1FD8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25,191</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BF815D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5,620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6B6F6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F9D1A5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5,525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90801E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4,163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33DB84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7,332</w:t>
            </w:r>
          </w:p>
        </w:tc>
      </w:tr>
      <w:tr w:rsidR="007F414F" w14:paraId="3A66827F"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CA4B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1997</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38E657"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E95EDC"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BE9142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619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7B7348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293</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1A65D08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1,305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EFE2742"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34E2C0"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2EB961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21,916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2E924D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16,710</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7536AF4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28,744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DEE5383"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06AF04"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A7511E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6,252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83CC8D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4,356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EF2F9D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8,972</w:t>
            </w:r>
          </w:p>
        </w:tc>
      </w:tr>
      <w:tr w:rsidR="007F414F" w14:paraId="5C8873CE"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A9052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1998</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65EF0"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E4ED83"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D7889A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761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445244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381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3B8CBD2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1,517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140B44B"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516D26"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0D524B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24,080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BEE7F7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18,226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079D8D5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31,813</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2432B2D"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C3384"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BB1247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7,072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5D00CE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4,932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98C759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10,141</w:t>
            </w:r>
          </w:p>
        </w:tc>
      </w:tr>
      <w:tr w:rsidR="007F414F" w14:paraId="3138FA92"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F7E0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22A45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1,747</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086B1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0.52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201FD8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935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167A3D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459</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0004743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1,905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5EB8CB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29,872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338C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D26702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26,447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6AA639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20,427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71BC3BC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34,239</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D4E0E8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7,714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90CED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C5B56C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7,996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71E1B1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6,046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9021DA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10,576</w:t>
            </w:r>
          </w:p>
        </w:tc>
      </w:tr>
      <w:tr w:rsidR="007F414F" w14:paraId="7D4592EA"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F1778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832A44"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F963C5"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3755A1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950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80D7F1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460</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08D2712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1,959</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C4C8592"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ACEAAF"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AB421B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26,563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B7DC00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20,020</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523D551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35,245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5F721C3"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D702B7"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7900E4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8,797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C7FC36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6,039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C7846E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12,813</w:t>
            </w:r>
          </w:p>
        </w:tc>
      </w:tr>
      <w:tr w:rsidR="007F414F" w14:paraId="2589B740"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220A4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F11598"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62CED"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B866F9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963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F73D87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476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7A44E4B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1,948</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00707E3"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C66D59"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F5DE00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26,640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F68273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20,127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09B5251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35,262</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55C1775"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FC96E8"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D360CF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9,662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D9CFD0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6,466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AA4F64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14,438</w:t>
            </w:r>
          </w:p>
        </w:tc>
      </w:tr>
      <w:tr w:rsidR="007F414F" w14:paraId="40BBA4D7"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47CC9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81B657"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3D2BDB"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4C83AF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975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08AD75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510</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69750F7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1,865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ADFD5D3"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AD36D"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82DB2E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26,676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C35D5A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20,769</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18528AA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34,262</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19D6BAD"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38AB3A"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C0DD90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10,596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A4C2FF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7,311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7D9270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15,357</w:t>
            </w:r>
          </w:p>
        </w:tc>
      </w:tr>
      <w:tr w:rsidR="007F414F" w14:paraId="47B54735"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AFAFC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695A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782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D7B1A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0.45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EC673C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986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E53C67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571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4EF2DAF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1,703</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5C8087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25,741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FA381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B46A94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26,667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0D95B1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22,296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2D89629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31,895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A97384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13,080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60A5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DD6887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11,602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A3D7CC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8,894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3E9497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15,134</w:t>
            </w:r>
          </w:p>
        </w:tc>
      </w:tr>
      <w:tr w:rsidR="007F414F" w14:paraId="5201F4F8"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798D5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2F9786"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D4B883"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9B7425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1,089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679121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614</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6DB8F55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1,931</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BA81E42"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DB14E"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BA7C36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27,747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DFFCD2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22,593</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696E851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34,077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FF3E1F3"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2FFC05"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DE4365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10,853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70672D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7,870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D71637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14,966</w:t>
            </w:r>
          </w:p>
        </w:tc>
      </w:tr>
      <w:tr w:rsidR="007F414F" w14:paraId="4D51A6A8"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1FAA0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2005</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CAC9E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1,719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AF6F7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C5400F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1,201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DB5202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697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689F42B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2,071</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0CF82C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29,853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D908B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0.09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8317C4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28,801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D79710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24,654</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46F307F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33,645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4848AE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9,797</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D2B94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E19E8E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10,127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3099EA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7,746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318E68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13,239</w:t>
            </w:r>
          </w:p>
        </w:tc>
      </w:tr>
      <w:tr w:rsidR="007F414F" w14:paraId="70387FFB"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3696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2006</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9F5D3F"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C92901"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236F39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1,084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12BB4B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626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44C151D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1,878</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76E3C4A"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0BB4C7"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B23249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27,488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E3F76B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22,436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73BA3DB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33,678</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ADEA39E"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37D444"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AD715D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9,503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86C8FA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6,779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7CEB66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13,322</w:t>
            </w:r>
          </w:p>
        </w:tc>
      </w:tr>
      <w:tr w:rsidR="007F414F" w14:paraId="1020B7F2"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92B5F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2007</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5BD99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628</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832C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0.47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481C95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978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216443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547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5B4470A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1,747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BA2EC8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26,083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587E1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1E9EED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26,232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67C16E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22,062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118683B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31,191</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078C6F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7,759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75113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A22935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8,916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B7B766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6,530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A7B1D5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12,174</w:t>
            </w:r>
          </w:p>
        </w:tc>
      </w:tr>
      <w:tr w:rsidR="007F414F" w14:paraId="2744B831"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3D7AA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2008</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9669C7"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64B15C"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5F50DD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1,040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521791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564</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602ECB0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1,916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E2FD8C8"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9C598F"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52481D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25,989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494F19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21,159</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2105E0D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31,921</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98F528C"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EB8C7"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EE35DC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9,281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391203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6,609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18E9DB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13,034</w:t>
            </w:r>
          </w:p>
        </w:tc>
      </w:tr>
      <w:tr w:rsidR="007F414F" w14:paraId="4A440A43"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AF35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2009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3510C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1,214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D1EF3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0.64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CD32F6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1,104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CCD75C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619</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212C2F7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1,970</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7255F2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25,534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C0A8E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D1D375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25,733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4E08A4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21,906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25267E5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30,228</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0C8DB2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9,904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8CD01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919046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9,656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FCA1C9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7,350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7B873E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12,685</w:t>
            </w:r>
          </w:p>
        </w:tc>
      </w:tr>
      <w:tr w:rsidR="007F414F" w14:paraId="0BBC0246"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4A8AE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BF7C3C"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0DEC1B"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B27874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1,140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67D5C8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632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12526CB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2,059</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F20CC77"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50EF56"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3FA84B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25,528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CC15AF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20,616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20CB4EF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31,609</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2A1D544"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7F62A1"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2F7749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9,730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A3F630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7,018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CC6A53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13,492</w:t>
            </w:r>
          </w:p>
        </w:tc>
      </w:tr>
      <w:tr w:rsidR="007F414F" w14:paraId="0806AC46"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FF71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A822D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940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EB13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0.43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DF1232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1,178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6DF8F4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694</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2987678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1,998</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A9BD21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23,609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D724E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6AF916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25,322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868F97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20,790</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1E3687F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30,843</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D0C059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9,362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F8EC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E54699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9,805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76399C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7,472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30F2B8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12,867</w:t>
            </w:r>
          </w:p>
        </w:tc>
      </w:tr>
      <w:tr w:rsidR="007F414F" w14:paraId="00226512"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0BAA1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87D6DD"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4ADF31"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A610B6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1,352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800506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796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2F188CC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2,295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BDD8B94"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408C13"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04A908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27,047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797DD9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21,664</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381CD36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33,768</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4E7FA2D"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57AAD"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FEFE8A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10,637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1BD5C8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7,673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892BB2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14,744</w:t>
            </w:r>
          </w:p>
        </w:tc>
      </w:tr>
      <w:tr w:rsidR="007F414F" w14:paraId="5B066F20"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8C02D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5688E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2,127</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F5CC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8286F4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1,552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242D1B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954</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68740CC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2,524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71C24E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28,274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C1C67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DE743F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28,884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C27C6F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23,904</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3D095A0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34,901</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ACEDBD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14,083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D57EA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568D6E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11,537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209875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8,717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29A785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15,269</w:t>
            </w:r>
          </w:p>
        </w:tc>
      </w:tr>
      <w:tr w:rsidR="007F414F" w14:paraId="688F6736"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E2053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EE68EB"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3BCEB8"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376506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1,436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CF70D9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851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6CD0CD4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2,425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15F9620"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0F1D2B"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DDEE8C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30,609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B9481A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24,742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7B3E53A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37,867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11B4CA3"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57DA83"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866B08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9,894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68E015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7,106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0D5E3C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13,775</w:t>
            </w:r>
          </w:p>
        </w:tc>
      </w:tr>
      <w:tr w:rsidR="007F414F" w14:paraId="66974CAD"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77655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2015</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8D6C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708</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D4BEB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0.43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1A5BA0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1,319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DDDFA2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742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07D1933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2,345</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E08720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34,243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0C3FD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1FA73F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32,172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03EFE8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27,077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7BB7655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38,226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5B8CFA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6,975</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03AB2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DCA2E2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8,415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0590AA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6,236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2FA478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11,356</w:t>
            </w:r>
          </w:p>
        </w:tc>
      </w:tr>
      <w:tr w:rsidR="007F414F" w14:paraId="68B63801"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6576F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2016</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2C890"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5116F"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B1A8FF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1,549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512AD6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921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4892659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2,606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350154B"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4DA402"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799985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32,000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A75797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25,418</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07C10DB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40,287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436FBC5"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57E73"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CB0B8F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8,290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2B609D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5,873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CA3887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11,701</w:t>
            </w:r>
          </w:p>
        </w:tc>
      </w:tr>
      <w:tr w:rsidR="007F414F" w14:paraId="2AB39099"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8F803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2017</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368F8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2,133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2C135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EEDE0E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1,818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6D97C5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1,143</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30841CE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2,893</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7568B9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39,219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35CB0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0BA23E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31,797</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00051B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25,276</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074CFDC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40,000</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FAFA82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8,150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2041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3F36A6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8,158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C45C3E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6,052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B79CCD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10,998</w:t>
            </w:r>
          </w:p>
        </w:tc>
      </w:tr>
      <w:tr w:rsidR="007F414F" w14:paraId="194AC066"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EFE2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2018</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29A77D"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B4785"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3C37C6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1,846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D875E8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1,072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4D41E08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3,181</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34F1DD0"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37AA0D"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B83875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28,614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FED086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22,734</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6368166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36,016</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B3170F3"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C6DED7"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25F994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7,734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888E57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5,526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6D8769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10,824</w:t>
            </w:r>
          </w:p>
        </w:tc>
      </w:tr>
      <w:tr w:rsidR="007F414F" w14:paraId="63BC44F2"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C3C35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2019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A134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2,221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339FB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482ACB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1,873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428804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1,115</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60CF276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3,148</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6273F9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22,709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F149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F84C58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25,725</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39BD25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21,135</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2BE15A4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31,312</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F5032B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7,350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7C00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E4D882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7,324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F6D3D4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5,568</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CD5737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9,634</w:t>
            </w:r>
          </w:p>
        </w:tc>
      </w:tr>
      <w:tr w:rsidR="007F414F" w14:paraId="6C3D49F6"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ADDD2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2020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99720"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F799C9"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0D3BB3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1,816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5C1145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1,049</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5B369A8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3,144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8D34B71"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020771"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1E4484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26,251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DB5978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21,111</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3A83A1D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32,643</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6E46FC6"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0E162"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AF3605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7,186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5C4C1F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5,083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85266C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10,160</w:t>
            </w:r>
          </w:p>
        </w:tc>
      </w:tr>
      <w:tr w:rsidR="007F414F" w14:paraId="45CBBD2D"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4B5DA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2021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3955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2,037</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944E9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0.34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597F4F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1,761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19D4FB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1,084</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7B0905B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2,859</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42D013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28,070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947C9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47D608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26,779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8EC548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22,367</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6D73E89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32,060</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2AF5E2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6,500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BC8C2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0.26</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1858DF8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7,049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248301C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5,080</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0E6EAD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9,781</w:t>
            </w:r>
          </w:p>
        </w:tc>
      </w:tr>
      <w:tr w:rsidR="007F414F" w14:paraId="7BCB0321"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25525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2022</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D4E27F"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01E487"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3A8BFF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1,562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BD97E6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878</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41D275E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2,777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2011161"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048B82"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F68C8D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26,011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1ED354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20,832</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04208FA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32,477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032A984"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9E2D38"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939AD3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7,112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4B6D1B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4,921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4988FA1"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10,279</w:t>
            </w:r>
          </w:p>
        </w:tc>
      </w:tr>
      <w:tr w:rsidR="007F414F" w14:paraId="503FD3FC"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43FB8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2023</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16461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1,025</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8B891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0.42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0218168C"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1,384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125B9B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720</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4F53B9C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2,660</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A0A7BD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24,734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3D55D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0.13</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F142E64"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25,249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4449F2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20,558</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67995E9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31,009</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1CDFFF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7,371</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E1D3B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0.21</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084E32A"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7,172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50B8325"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5,124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5B307D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10,038</w:t>
            </w:r>
          </w:p>
        </w:tc>
      </w:tr>
      <w:tr w:rsidR="007F414F" w14:paraId="32AAD8A6" w14:textId="77777777">
        <w:trPr>
          <w:jc w:val="center"/>
        </w:trPr>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B45C70"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2024</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B1220"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031C83"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A697A9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1,384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3B9205F8"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613</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6BFBDD9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3,127</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872177F"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FC2AFF"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40A338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25,249</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7667B96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18,660</w:t>
            </w:r>
          </w:p>
        </w:tc>
        <w:tc>
          <w:tcPr>
            <w:tcW w:w="576" w:type="dxa"/>
            <w:tcBorders>
              <w:top w:val="none" w:sz="0" w:space="0" w:color="000000"/>
              <w:left w:val="none" w:sz="0" w:space="0" w:color="000000"/>
              <w:bottom w:val="none" w:sz="0" w:space="0" w:color="000000"/>
              <w:right w:val="single" w:sz="8" w:space="0" w:color="666666"/>
            </w:tcBorders>
            <w:shd w:val="clear" w:color="auto" w:fill="F7F7F7"/>
            <w:tcMar>
              <w:top w:w="0" w:type="dxa"/>
              <w:left w:w="0" w:type="dxa"/>
              <w:bottom w:w="0" w:type="dxa"/>
              <w:right w:w="0" w:type="dxa"/>
            </w:tcMar>
            <w:vAlign w:val="center"/>
          </w:tcPr>
          <w:p w14:paraId="04408BD3"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34,164</w:t>
            </w:r>
          </w:p>
        </w:tc>
        <w:tc>
          <w:tcPr>
            <w:tcW w:w="57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B40C43E"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546E8"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4B6DF79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7,172</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54C0365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4,434</w:t>
            </w:r>
          </w:p>
        </w:tc>
        <w:tc>
          <w:tcPr>
            <w:tcW w:w="576" w:type="dxa"/>
            <w:tcBorders>
              <w:top w:val="none" w:sz="0" w:space="0" w:color="000000"/>
              <w:left w:val="none" w:sz="0" w:space="0" w:color="000000"/>
              <w:bottom w:val="none" w:sz="0" w:space="0" w:color="000000"/>
              <w:right w:val="none" w:sz="0" w:space="0" w:color="000000"/>
            </w:tcBorders>
            <w:shd w:val="clear" w:color="auto" w:fill="F7F7F7"/>
            <w:tcMar>
              <w:top w:w="0" w:type="dxa"/>
              <w:left w:w="0" w:type="dxa"/>
              <w:bottom w:w="0" w:type="dxa"/>
              <w:right w:w="0" w:type="dxa"/>
            </w:tcMar>
            <w:vAlign w:val="center"/>
          </w:tcPr>
          <w:p w14:paraId="6CF29E2B"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11,598</w:t>
            </w:r>
          </w:p>
        </w:tc>
      </w:tr>
      <w:tr w:rsidR="007F414F" w14:paraId="194EDE2F" w14:textId="77777777">
        <w:trPr>
          <w:jc w:val="center"/>
        </w:trPr>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462A0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2025</w:t>
            </w:r>
          </w:p>
        </w:tc>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1C81515"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3DD90BC"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14:paraId="3606486D"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1,384</w:t>
            </w: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14:paraId="2A15460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535</w:t>
            </w:r>
          </w:p>
        </w:tc>
        <w:tc>
          <w:tcPr>
            <w:tcW w:w="576"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14:paraId="0D2D535E"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3,578</w:t>
            </w:r>
          </w:p>
        </w:tc>
        <w:tc>
          <w:tcPr>
            <w:tcW w:w="57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1EE3ED2E"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90EC1BF"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14:paraId="362B9387"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25,249</w:t>
            </w: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14:paraId="40C78566"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17,352</w:t>
            </w:r>
          </w:p>
        </w:tc>
        <w:tc>
          <w:tcPr>
            <w:tcW w:w="576" w:type="dxa"/>
            <w:tcBorders>
              <w:top w:val="none" w:sz="0" w:space="0" w:color="000000"/>
              <w:left w:val="none" w:sz="0" w:space="0" w:color="000000"/>
              <w:bottom w:val="single" w:sz="8" w:space="0" w:color="666666"/>
              <w:right w:val="single" w:sz="8" w:space="0" w:color="666666"/>
            </w:tcBorders>
            <w:shd w:val="clear" w:color="auto" w:fill="F7F7F7"/>
            <w:tcMar>
              <w:top w:w="0" w:type="dxa"/>
              <w:left w:w="0" w:type="dxa"/>
              <w:bottom w:w="0" w:type="dxa"/>
              <w:right w:w="0" w:type="dxa"/>
            </w:tcMar>
            <w:vAlign w:val="center"/>
          </w:tcPr>
          <w:p w14:paraId="41556E5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36,738</w:t>
            </w:r>
          </w:p>
        </w:tc>
        <w:tc>
          <w:tcPr>
            <w:tcW w:w="57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05773370"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8FD00C4" w14:textId="77777777" w:rsidR="007F414F" w:rsidRDefault="007F414F">
            <w:pPr>
              <w:pBdr>
                <w:top w:val="none" w:sz="0" w:space="0" w:color="000000"/>
                <w:left w:val="none" w:sz="0" w:space="0" w:color="000000"/>
                <w:bottom w:val="none" w:sz="0" w:space="0" w:color="000000"/>
                <w:right w:val="none" w:sz="0" w:space="0" w:color="000000"/>
              </w:pBdr>
              <w:spacing w:before="20" w:after="20"/>
              <w:ind w:left="20" w:right="20"/>
              <w:jc w:val="center"/>
            </w:pP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14:paraId="2D133812"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7,172</w:t>
            </w: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14:paraId="555ACE59"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3,972</w:t>
            </w:r>
          </w:p>
        </w:tc>
        <w:tc>
          <w:tcPr>
            <w:tcW w:w="576" w:type="dxa"/>
            <w:tcBorders>
              <w:top w:val="none" w:sz="0" w:space="0" w:color="000000"/>
              <w:left w:val="none" w:sz="0" w:space="0" w:color="000000"/>
              <w:bottom w:val="single" w:sz="8" w:space="0" w:color="666666"/>
              <w:right w:val="none" w:sz="0" w:space="0" w:color="000000"/>
            </w:tcBorders>
            <w:shd w:val="clear" w:color="auto" w:fill="F7F7F7"/>
            <w:tcMar>
              <w:top w:w="0" w:type="dxa"/>
              <w:left w:w="0" w:type="dxa"/>
              <w:bottom w:w="0" w:type="dxa"/>
              <w:right w:w="0" w:type="dxa"/>
            </w:tcMar>
            <w:vAlign w:val="center"/>
          </w:tcPr>
          <w:p w14:paraId="17AB14EF" w14:textId="77777777" w:rsidR="007F414F" w:rsidRDefault="00256CC9">
            <w:pPr>
              <w:pBdr>
                <w:top w:val="none" w:sz="0" w:space="0" w:color="000000"/>
                <w:left w:val="none" w:sz="0" w:space="0" w:color="000000"/>
                <w:bottom w:val="none" w:sz="0" w:space="0" w:color="000000"/>
                <w:right w:val="none" w:sz="0" w:space="0" w:color="000000"/>
              </w:pBdr>
              <w:spacing w:before="20" w:after="20"/>
              <w:ind w:left="20" w:right="20"/>
              <w:jc w:val="center"/>
            </w:pPr>
            <w:r>
              <w:rPr>
                <w:rFonts w:eastAsia="Times New Roman" w:cs="Times New Roman"/>
                <w:color w:val="000000"/>
                <w:sz w:val="18"/>
                <w:szCs w:val="18"/>
              </w:rPr>
              <w:t>12,949</w:t>
            </w:r>
          </w:p>
        </w:tc>
      </w:tr>
    </w:tbl>
    <w:p w14:paraId="01AE5DE3" w14:textId="77777777" w:rsidR="007F414F" w:rsidRDefault="00256CC9">
      <w:r>
        <w:br w:type="page"/>
      </w:r>
    </w:p>
    <w:p w14:paraId="19547268" w14:textId="77777777" w:rsidR="007F414F" w:rsidRDefault="00256CC9">
      <w:pPr>
        <w:pStyle w:val="Heading1"/>
      </w:pPr>
      <w:bookmarkStart w:id="76" w:name="figures"/>
      <w:bookmarkEnd w:id="68"/>
      <w:r>
        <w:lastRenderedPageBreak/>
        <w:t>Figures</w:t>
      </w:r>
    </w:p>
    <w:p w14:paraId="57B5C850" w14:textId="77777777" w:rsidR="007F414F" w:rsidRDefault="00256CC9">
      <w:pPr>
        <w:pStyle w:val="FirstParagraph"/>
      </w:pPr>
      <w:r>
        <w:br/>
      </w:r>
    </w:p>
    <w:p w14:paraId="73D28F4F" w14:textId="77777777" w:rsidR="007F414F" w:rsidRDefault="00256CC9">
      <w:pPr>
        <w:pStyle w:val="CaptionedFigure"/>
      </w:pPr>
      <w:r>
        <w:rPr>
          <w:noProof/>
        </w:rPr>
        <w:drawing>
          <wp:inline distT="0" distB="0" distL="0" distR="0" wp14:anchorId="2DB02106" wp14:editId="58EFB2AD">
            <wp:extent cx="5943600" cy="4622800"/>
            <wp:effectExtent l="0" t="0" r="0" b="0"/>
            <wp:docPr id="79" name="Picture" descr="Figure 1: Biomass estimates (t) for Big skates (top), Longnose skates (middle), and Other skates (bottom) in the Gulf of Alaska between 1990-2025, from the AFSC bottom trawl survey (dots) and the random-effects model (RE) (black line). The grey shaded region is 95% confidence interval (in log-space) from the REMA model while the error bars are the 95% confidence interval (in log-space) from the survey. Note that vertical scales differ between the plots."/>
            <wp:cNvGraphicFramePr/>
            <a:graphic xmlns:a="http://schemas.openxmlformats.org/drawingml/2006/main">
              <a:graphicData uri="http://schemas.openxmlformats.org/drawingml/2006/picture">
                <pic:pic xmlns:pic="http://schemas.openxmlformats.org/drawingml/2006/picture">
                  <pic:nvPicPr>
                    <pic:cNvPr id="80" name="Picture" descr="../figs/2023_Skate_Biomass_Estimate.png"/>
                    <pic:cNvPicPr>
                      <a:picLocks noChangeAspect="1" noChangeArrowheads="1"/>
                    </pic:cNvPicPr>
                  </pic:nvPicPr>
                  <pic:blipFill>
                    <a:blip r:embed="rId11"/>
                    <a:stretch>
                      <a:fillRect/>
                    </a:stretch>
                  </pic:blipFill>
                  <pic:spPr bwMode="auto">
                    <a:xfrm>
                      <a:off x="0" y="0"/>
                      <a:ext cx="5943600" cy="4622800"/>
                    </a:xfrm>
                    <a:prstGeom prst="rect">
                      <a:avLst/>
                    </a:prstGeom>
                    <a:noFill/>
                    <a:ln w="9525">
                      <a:noFill/>
                      <a:headEnd/>
                      <a:tailEnd/>
                    </a:ln>
                  </pic:spPr>
                </pic:pic>
              </a:graphicData>
            </a:graphic>
          </wp:inline>
        </w:drawing>
      </w:r>
    </w:p>
    <w:p w14:paraId="6FD0B944" w14:textId="77777777" w:rsidR="007F414F" w:rsidRDefault="00256CC9">
      <w:pPr>
        <w:pStyle w:val="ImageCaption"/>
      </w:pPr>
      <w:bookmarkStart w:id="77" w:name="fig:fig-all-index"/>
      <w:bookmarkEnd w:id="77"/>
      <w:r>
        <w:t>Figure 1: Biomass estimates (t) for Big skates (top), Longnose skates (middle), and Other skates (bottom) in the Gulf of Alaska between 1990-2025, from the AFSC bottom trawl survey (dots) and the random-effects model (RE) (black line). The grey shaded region is 95% confidence interval (in log-space) from the REMA model while the error bars are the 95% confidence interval (in log-space) from the survey. Note that vertical scales differ between the plots.</w:t>
      </w:r>
    </w:p>
    <w:p w14:paraId="35605160" w14:textId="77777777" w:rsidR="007F414F" w:rsidRDefault="00256CC9">
      <w:r>
        <w:br w:type="page"/>
      </w:r>
    </w:p>
    <w:p w14:paraId="4B1EAA77" w14:textId="77777777" w:rsidR="007F414F" w:rsidRDefault="00256CC9">
      <w:pPr>
        <w:pStyle w:val="CaptionedFigure"/>
      </w:pPr>
      <w:r>
        <w:rPr>
          <w:noProof/>
        </w:rPr>
        <w:lastRenderedPageBreak/>
        <w:drawing>
          <wp:inline distT="0" distB="0" distL="0" distR="0" wp14:anchorId="7EA68C55" wp14:editId="566291E3">
            <wp:extent cx="5943600" cy="4622800"/>
            <wp:effectExtent l="0" t="0" r="0" b="0"/>
            <wp:docPr id="83" name="Picture" descr="Figure 2: Biomass estimates (t) for Big skate in the three Gulf of Alaska regions from the AFSC bottom trawl survey (dots) and the proprotion in each area from the GOA-wide predicted Big skate biomass produced from the random effects model fitted to the survey time series (REMA model) (black line) from 1990-2025. The grey shaded region is 95% confidence interval (in log-space) calculated using values from REMA while the error bars are the 95% confidence interval (in log-space) from the survey. Note that vertical scales differ between the plots."/>
            <wp:cNvGraphicFramePr/>
            <a:graphic xmlns:a="http://schemas.openxmlformats.org/drawingml/2006/main">
              <a:graphicData uri="http://schemas.openxmlformats.org/drawingml/2006/picture">
                <pic:pic xmlns:pic="http://schemas.openxmlformats.org/drawingml/2006/picture">
                  <pic:nvPicPr>
                    <pic:cNvPr id="84" name="Picture" descr="../figs/2023_Big_Regional_Biomass_Estimate.png"/>
                    <pic:cNvPicPr>
                      <a:picLocks noChangeAspect="1" noChangeArrowheads="1"/>
                    </pic:cNvPicPr>
                  </pic:nvPicPr>
                  <pic:blipFill>
                    <a:blip r:embed="rId12"/>
                    <a:stretch>
                      <a:fillRect/>
                    </a:stretch>
                  </pic:blipFill>
                  <pic:spPr bwMode="auto">
                    <a:xfrm>
                      <a:off x="0" y="0"/>
                      <a:ext cx="5943600" cy="4622800"/>
                    </a:xfrm>
                    <a:prstGeom prst="rect">
                      <a:avLst/>
                    </a:prstGeom>
                    <a:noFill/>
                    <a:ln w="9525">
                      <a:noFill/>
                      <a:headEnd/>
                      <a:tailEnd/>
                    </a:ln>
                  </pic:spPr>
                </pic:pic>
              </a:graphicData>
            </a:graphic>
          </wp:inline>
        </w:drawing>
      </w:r>
    </w:p>
    <w:p w14:paraId="727E61DB" w14:textId="77777777" w:rsidR="007F414F" w:rsidRDefault="00256CC9">
      <w:pPr>
        <w:pStyle w:val="ImageCaption"/>
      </w:pPr>
      <w:bookmarkStart w:id="78" w:name="fig:fig-big-index"/>
      <w:bookmarkEnd w:id="78"/>
      <w:r>
        <w:t>Figure 2: Biomass estimates (t) for Big skate in the three Gulf of Alaska regions from the AFSC bottom trawl survey (dots) and the proprotion in each area from the GOA-wide predicted Big skate biomass produced from the random effects model fitted to the survey time series (REMA model) (black line) from 1990-2025. The grey shaded region is 95% confidence interval (in log-space) calculated using values from REMA while the error bars are the 95% confidence interval (in log-space) from the survey. Note that vertical scales differ between the plots.</w:t>
      </w:r>
    </w:p>
    <w:p w14:paraId="757D0B76" w14:textId="77777777" w:rsidR="007F414F" w:rsidRDefault="00256CC9">
      <w:r>
        <w:br w:type="page"/>
      </w:r>
    </w:p>
    <w:p w14:paraId="592DA647" w14:textId="77777777" w:rsidR="007F414F" w:rsidRDefault="00256CC9">
      <w:pPr>
        <w:pStyle w:val="CaptionedFigure"/>
      </w:pPr>
      <w:r>
        <w:rPr>
          <w:noProof/>
        </w:rPr>
        <w:lastRenderedPageBreak/>
        <w:drawing>
          <wp:inline distT="0" distB="0" distL="0" distR="0" wp14:anchorId="1E8398CB" wp14:editId="398969BB">
            <wp:extent cx="5943600" cy="4622800"/>
            <wp:effectExtent l="0" t="0" r="0" b="0"/>
            <wp:docPr id="87" name="Picture" descr="Figure 3: Biomass estimates (t) for Longnose skates in the three Gulf of Alaska regions from the AFSC bottom trawl survey (dots) and the proprotion in each area from the GOA-wide predicted Longnose skate biomass produced from the random effects model fitted to the survey time series (REMA model) (black line) from 1990-2025. The grey shaded region is 95% confidence interval (in log-space) calculated using values from REMA while the error bars are the 95% confidence interval (in log-space) from the survey. Note that vertical scales differ between the plots."/>
            <wp:cNvGraphicFramePr/>
            <a:graphic xmlns:a="http://schemas.openxmlformats.org/drawingml/2006/main">
              <a:graphicData uri="http://schemas.openxmlformats.org/drawingml/2006/picture">
                <pic:pic xmlns:pic="http://schemas.openxmlformats.org/drawingml/2006/picture">
                  <pic:nvPicPr>
                    <pic:cNvPr id="88" name="Picture" descr="../figs/2023_Longnose_Regional_Biomass_Estimate.png"/>
                    <pic:cNvPicPr>
                      <a:picLocks noChangeAspect="1" noChangeArrowheads="1"/>
                    </pic:cNvPicPr>
                  </pic:nvPicPr>
                  <pic:blipFill>
                    <a:blip r:embed="rId13"/>
                    <a:stretch>
                      <a:fillRect/>
                    </a:stretch>
                  </pic:blipFill>
                  <pic:spPr bwMode="auto">
                    <a:xfrm>
                      <a:off x="0" y="0"/>
                      <a:ext cx="5943600" cy="4622800"/>
                    </a:xfrm>
                    <a:prstGeom prst="rect">
                      <a:avLst/>
                    </a:prstGeom>
                    <a:noFill/>
                    <a:ln w="9525">
                      <a:noFill/>
                      <a:headEnd/>
                      <a:tailEnd/>
                    </a:ln>
                  </pic:spPr>
                </pic:pic>
              </a:graphicData>
            </a:graphic>
          </wp:inline>
        </w:drawing>
      </w:r>
    </w:p>
    <w:p w14:paraId="4750C7BC" w14:textId="77777777" w:rsidR="007F414F" w:rsidRDefault="00256CC9">
      <w:pPr>
        <w:pStyle w:val="ImageCaption"/>
      </w:pPr>
      <w:bookmarkStart w:id="79" w:name="fig:fig-ln-index"/>
      <w:bookmarkEnd w:id="79"/>
      <w:r>
        <w:t>Figure 3: Biomass estimates (t) for Longnose skates in the three Gulf of Alaska regions from the AFSC bottom trawl survey (dots) and the proprotion in each area from the GOA-wide predicted Longnose skate biomass produced from the random effects model fitted to the survey time series (REMA model) (black line) from 1990-2025. The grey shaded region is 95% confidence interval (in log-space) calculated using values from REMA while the error bars are the 95% confidence interval (in log-space) from the survey. Note that vertical scales differ between the plots.</w:t>
      </w:r>
    </w:p>
    <w:p w14:paraId="010B5E41" w14:textId="77777777" w:rsidR="007F414F" w:rsidRDefault="00256CC9">
      <w:r>
        <w:br w:type="page"/>
      </w:r>
    </w:p>
    <w:p w14:paraId="2C2B86C2" w14:textId="77777777" w:rsidR="007F414F" w:rsidRDefault="00256CC9">
      <w:pPr>
        <w:pStyle w:val="CaptionedFigure"/>
      </w:pPr>
      <w:r>
        <w:rPr>
          <w:noProof/>
        </w:rPr>
        <w:lastRenderedPageBreak/>
        <w:drawing>
          <wp:inline distT="0" distB="0" distL="0" distR="0" wp14:anchorId="67A9F76F" wp14:editId="7E86489E">
            <wp:extent cx="5943600" cy="3396342"/>
            <wp:effectExtent l="0" t="0" r="0" b="0"/>
            <wp:docPr id="91" name="Picture" descr="Figure 4: Catch, ABC and TAC for Big, Longnose and Other skates from 2005-2023. If the ABC is not visible, it means the TAC equals the ABC for that year."/>
            <wp:cNvGraphicFramePr/>
            <a:graphic xmlns:a="http://schemas.openxmlformats.org/drawingml/2006/main">
              <a:graphicData uri="http://schemas.openxmlformats.org/drawingml/2006/picture">
                <pic:pic xmlns:pic="http://schemas.openxmlformats.org/drawingml/2006/picture">
                  <pic:nvPicPr>
                    <pic:cNvPr id="92" name="Picture" descr="../figs/2023_All_Skate_catch_specs.png"/>
                    <pic:cNvPicPr>
                      <a:picLocks noChangeAspect="1" noChangeArrowheads="1"/>
                    </pic:cNvPicPr>
                  </pic:nvPicPr>
                  <pic:blipFill>
                    <a:blip r:embed="rId14"/>
                    <a:stretch>
                      <a:fillRect/>
                    </a:stretch>
                  </pic:blipFill>
                  <pic:spPr bwMode="auto">
                    <a:xfrm>
                      <a:off x="0" y="0"/>
                      <a:ext cx="5943600" cy="3396342"/>
                    </a:xfrm>
                    <a:prstGeom prst="rect">
                      <a:avLst/>
                    </a:prstGeom>
                    <a:noFill/>
                    <a:ln w="9525">
                      <a:noFill/>
                      <a:headEnd/>
                      <a:tailEnd/>
                    </a:ln>
                  </pic:spPr>
                </pic:pic>
              </a:graphicData>
            </a:graphic>
          </wp:inline>
        </w:drawing>
      </w:r>
    </w:p>
    <w:p w14:paraId="1CDD7B39" w14:textId="77777777" w:rsidR="007F414F" w:rsidRDefault="00256CC9">
      <w:pPr>
        <w:pStyle w:val="ImageCaption"/>
      </w:pPr>
      <w:bookmarkStart w:id="80" w:name="fig:fig-all-cat-ofl"/>
      <w:bookmarkEnd w:id="80"/>
      <w:r>
        <w:t>Figure 4: Catch, ABC and TAC for Big, Longnose and Other skates from 2005-2023. If the ABC is not visible, it means the TAC equals the ABC for that year.</w:t>
      </w:r>
    </w:p>
    <w:p w14:paraId="77CD0844" w14:textId="77777777" w:rsidR="007F414F" w:rsidRDefault="00256CC9">
      <w:r>
        <w:br w:type="page"/>
      </w:r>
    </w:p>
    <w:p w14:paraId="0FC316FF" w14:textId="77777777" w:rsidR="007F414F" w:rsidRDefault="00256CC9">
      <w:pPr>
        <w:pStyle w:val="CaptionedFigure"/>
      </w:pPr>
      <w:r>
        <w:rPr>
          <w:noProof/>
        </w:rPr>
        <w:lastRenderedPageBreak/>
        <w:drawing>
          <wp:inline distT="0" distB="0" distL="0" distR="0" wp14:anchorId="009CD9CD" wp14:editId="1C5C3F74">
            <wp:extent cx="5943600" cy="3396342"/>
            <wp:effectExtent l="0" t="0" r="0" b="0"/>
            <wp:docPr id="95" name="Picture" descr="Figure 5: Catch, ABC and TAC in the three Gulf of Alaska regions (Western [W], Central [C], and Eastern [E]) for Big and Longnose skates from 2005-2023. If the ABC is not visible, it means the TAC equals the ABC for that year."/>
            <wp:cNvGraphicFramePr/>
            <a:graphic xmlns:a="http://schemas.openxmlformats.org/drawingml/2006/main">
              <a:graphicData uri="http://schemas.openxmlformats.org/drawingml/2006/picture">
                <pic:pic xmlns:pic="http://schemas.openxmlformats.org/drawingml/2006/picture">
                  <pic:nvPicPr>
                    <pic:cNvPr id="96" name="Picture" descr="../figs/2023_Area_Skate_catch_specs.png"/>
                    <pic:cNvPicPr>
                      <a:picLocks noChangeAspect="1" noChangeArrowheads="1"/>
                    </pic:cNvPicPr>
                  </pic:nvPicPr>
                  <pic:blipFill>
                    <a:blip r:embed="rId15"/>
                    <a:stretch>
                      <a:fillRect/>
                    </a:stretch>
                  </pic:blipFill>
                  <pic:spPr bwMode="auto">
                    <a:xfrm>
                      <a:off x="0" y="0"/>
                      <a:ext cx="5943600" cy="3396342"/>
                    </a:xfrm>
                    <a:prstGeom prst="rect">
                      <a:avLst/>
                    </a:prstGeom>
                    <a:noFill/>
                    <a:ln w="9525">
                      <a:noFill/>
                      <a:headEnd/>
                      <a:tailEnd/>
                    </a:ln>
                  </pic:spPr>
                </pic:pic>
              </a:graphicData>
            </a:graphic>
          </wp:inline>
        </w:drawing>
      </w:r>
    </w:p>
    <w:p w14:paraId="4A56014A" w14:textId="77777777" w:rsidR="007F414F" w:rsidRDefault="00256CC9">
      <w:pPr>
        <w:pStyle w:val="ImageCaption"/>
      </w:pPr>
      <w:bookmarkStart w:id="81" w:name="fig:fig-area-cat-ofl"/>
      <w:bookmarkEnd w:id="81"/>
      <w:r>
        <w:t>Figure 5: Catch, ABC and TAC in the three Gulf of Alaska regions (Western [W], Central [C], and Eastern [E]) for Big and Longnose skates from 2005-2023. If the ABC is not visible, it means the TAC equals the ABC for that year.</w:t>
      </w:r>
    </w:p>
    <w:p w14:paraId="607C46C0" w14:textId="77777777" w:rsidR="007F414F" w:rsidRDefault="00256CC9">
      <w:r>
        <w:br w:type="page"/>
      </w:r>
    </w:p>
    <w:p w14:paraId="1AB32FE9" w14:textId="77777777" w:rsidR="007F414F" w:rsidRDefault="00256CC9">
      <w:pPr>
        <w:pStyle w:val="CaptionedFigure"/>
      </w:pPr>
      <w:r>
        <w:rPr>
          <w:noProof/>
        </w:rPr>
        <w:lastRenderedPageBreak/>
        <w:drawing>
          <wp:inline distT="0" distB="0" distL="0" distR="0" wp14:anchorId="19FAFE8A" wp14:editId="4D03B85B">
            <wp:extent cx="5943600" cy="3396342"/>
            <wp:effectExtent l="0" t="0" r="0" b="0"/>
            <wp:docPr id="99" name="Picture" descr="Figure 6: Exploitation rate in the three Gulf of Alaska regions (Western [WGOA], Central [CGOA], and Eastern [EGOA]) for Big and Longnose skates from 2005-2023. The dashed lines are the mean exploitation rates for the associated color."/>
            <wp:cNvGraphicFramePr/>
            <a:graphic xmlns:a="http://schemas.openxmlformats.org/drawingml/2006/main">
              <a:graphicData uri="http://schemas.openxmlformats.org/drawingml/2006/picture">
                <pic:pic xmlns:pic="http://schemas.openxmlformats.org/drawingml/2006/picture">
                  <pic:nvPicPr>
                    <pic:cNvPr id="100" name="Picture" descr="../figs/2023_Area_Skate_exploitation_rate.png"/>
                    <pic:cNvPicPr>
                      <a:picLocks noChangeAspect="1" noChangeArrowheads="1"/>
                    </pic:cNvPicPr>
                  </pic:nvPicPr>
                  <pic:blipFill>
                    <a:blip r:embed="rId16"/>
                    <a:stretch>
                      <a:fillRect/>
                    </a:stretch>
                  </pic:blipFill>
                  <pic:spPr bwMode="auto">
                    <a:xfrm>
                      <a:off x="0" y="0"/>
                      <a:ext cx="5943600" cy="3396342"/>
                    </a:xfrm>
                    <a:prstGeom prst="rect">
                      <a:avLst/>
                    </a:prstGeom>
                    <a:noFill/>
                    <a:ln w="9525">
                      <a:noFill/>
                      <a:headEnd/>
                      <a:tailEnd/>
                    </a:ln>
                  </pic:spPr>
                </pic:pic>
              </a:graphicData>
            </a:graphic>
          </wp:inline>
        </w:drawing>
      </w:r>
    </w:p>
    <w:p w14:paraId="6741B04B" w14:textId="77777777" w:rsidR="007F414F" w:rsidRDefault="00256CC9">
      <w:pPr>
        <w:pStyle w:val="ImageCaption"/>
      </w:pPr>
      <w:bookmarkStart w:id="82" w:name="fig:fig-area-exploit"/>
      <w:bookmarkEnd w:id="82"/>
      <w:r>
        <w:t>Figure 6: Exploitation rate in the three Gulf of Alaska regions (Western [WGOA], Central [CGOA], and Eastern [EGOA]) for Big and Longnose skates from 2005-2023</w:t>
      </w:r>
      <w:commentRangeStart w:id="83"/>
      <w:r>
        <w:t>. The dashed lines are the mean exploitation rates for the associated color.</w:t>
      </w:r>
      <w:commentRangeEnd w:id="83"/>
      <w:r w:rsidR="004D3884">
        <w:rPr>
          <w:rStyle w:val="CommentReference"/>
        </w:rPr>
        <w:commentReference w:id="83"/>
      </w:r>
    </w:p>
    <w:p w14:paraId="5E15255B" w14:textId="77777777" w:rsidR="007F414F" w:rsidRDefault="00256CC9">
      <w:r>
        <w:br w:type="page"/>
      </w:r>
    </w:p>
    <w:p w14:paraId="6C46F46A" w14:textId="77777777" w:rsidR="007F414F" w:rsidRDefault="00256CC9">
      <w:pPr>
        <w:pStyle w:val="CaptionedFigure"/>
      </w:pPr>
      <w:r>
        <w:rPr>
          <w:noProof/>
        </w:rPr>
        <w:lastRenderedPageBreak/>
        <w:drawing>
          <wp:inline distT="0" distB="0" distL="0" distR="0" wp14:anchorId="22C45071" wp14:editId="604EC4E2">
            <wp:extent cx="5943600" cy="3396342"/>
            <wp:effectExtent l="0" t="0" r="0" b="0"/>
            <wp:docPr id="103" name="Picture" descr="Figure 7: Gulf of Alaska wide exploitation rate for all three assessment groups (Big skate, Longose skate and Other skates) from 2005-2023. The dashed lines are the mean exploitation rates for the associated color."/>
            <wp:cNvGraphicFramePr/>
            <a:graphic xmlns:a="http://schemas.openxmlformats.org/drawingml/2006/main">
              <a:graphicData uri="http://schemas.openxmlformats.org/drawingml/2006/picture">
                <pic:pic xmlns:pic="http://schemas.openxmlformats.org/drawingml/2006/picture">
                  <pic:nvPicPr>
                    <pic:cNvPr id="104" name="Picture" descr="../figs/2023_All_Skate_exploitation_rate.png"/>
                    <pic:cNvPicPr>
                      <a:picLocks noChangeAspect="1" noChangeArrowheads="1"/>
                    </pic:cNvPicPr>
                  </pic:nvPicPr>
                  <pic:blipFill>
                    <a:blip r:embed="rId17"/>
                    <a:stretch>
                      <a:fillRect/>
                    </a:stretch>
                  </pic:blipFill>
                  <pic:spPr bwMode="auto">
                    <a:xfrm>
                      <a:off x="0" y="0"/>
                      <a:ext cx="5943600" cy="3396342"/>
                    </a:xfrm>
                    <a:prstGeom prst="rect">
                      <a:avLst/>
                    </a:prstGeom>
                    <a:noFill/>
                    <a:ln w="9525">
                      <a:noFill/>
                      <a:headEnd/>
                      <a:tailEnd/>
                    </a:ln>
                  </pic:spPr>
                </pic:pic>
              </a:graphicData>
            </a:graphic>
          </wp:inline>
        </w:drawing>
      </w:r>
    </w:p>
    <w:p w14:paraId="791B76F9" w14:textId="77777777" w:rsidR="007F414F" w:rsidRDefault="00256CC9">
      <w:pPr>
        <w:pStyle w:val="ImageCaption"/>
      </w:pPr>
      <w:bookmarkStart w:id="85" w:name="fig:fig-tot-exploit"/>
      <w:bookmarkEnd w:id="85"/>
      <w:r>
        <w:t>Figure 7: Gulf of Alaska wide exploitation rate for all three assessment groups (Big skate, Longose skate and Other skates) from 2005-2023. The dashed lines are the mean exploitation rates for the associated color.</w:t>
      </w:r>
      <w:bookmarkEnd w:id="76"/>
    </w:p>
    <w:sectPr w:rsidR="007F414F">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Kevin.Siwicke" w:date="2023-10-31T11:22:00Z" w:initials="K">
    <w:p w14:paraId="27A2B72A" w14:textId="77777777" w:rsidR="00256CC9" w:rsidRDefault="00256CC9">
      <w:pPr>
        <w:pStyle w:val="CommentText"/>
      </w:pPr>
      <w:r>
        <w:rPr>
          <w:rStyle w:val="CommentReference"/>
        </w:rPr>
        <w:annotationRef/>
      </w:r>
      <w:r>
        <w:t>I know it is obvious, but maybe add the word ‘respectively’ to be clear?</w:t>
      </w:r>
    </w:p>
  </w:comment>
  <w:comment w:id="4" w:author="Kevin.Siwicke" w:date="2023-10-31T11:27:00Z" w:initials="K">
    <w:p w14:paraId="28599BFA" w14:textId="77777777" w:rsidR="00256CC9" w:rsidRDefault="00256CC9">
      <w:pPr>
        <w:pStyle w:val="CommentText"/>
      </w:pPr>
      <w:r>
        <w:rPr>
          <w:rStyle w:val="CommentReference"/>
        </w:rPr>
        <w:annotationRef/>
      </w:r>
      <w:r w:rsidR="00B93360">
        <w:t xml:space="preserve">Generally, </w:t>
      </w:r>
      <w:r>
        <w:t>I think these are supposed t</w:t>
      </w:r>
      <w:r w:rsidR="00B93360">
        <w:t>o be 2023 and 2024? Double check, but the remaining values are likely unchanged</w:t>
      </w:r>
      <w:r>
        <w:t>.</w:t>
      </w:r>
      <w:r w:rsidR="00B93360">
        <w:t xml:space="preserve"> Skates might be a little different though, but there were likely specs rolled over last year from 2021</w:t>
      </w:r>
      <w:r w:rsidR="005648DC">
        <w:t xml:space="preserve"> such that they were specified last year for 2023 and 2024..</w:t>
      </w:r>
      <w:r w:rsidR="00B93360">
        <w:t>.</w:t>
      </w:r>
    </w:p>
  </w:comment>
  <w:comment w:id="5" w:author="Kevin.Siwicke" w:date="2023-10-31T11:31:00Z" w:initials="K">
    <w:p w14:paraId="10C197DF" w14:textId="77777777" w:rsidR="00256CC9" w:rsidRDefault="00256CC9">
      <w:pPr>
        <w:pStyle w:val="CommentText"/>
      </w:pPr>
      <w:r>
        <w:rPr>
          <w:rStyle w:val="CommentReference"/>
        </w:rPr>
        <w:annotationRef/>
      </w:r>
      <w:r>
        <w:t>Similarly, I think these are supposed to be 2021 and 2022.</w:t>
      </w:r>
    </w:p>
  </w:comment>
  <w:comment w:id="6" w:author="Kevin.Siwicke" w:date="2023-10-31T11:31:00Z" w:initials="K">
    <w:p w14:paraId="6DEBF584" w14:textId="77777777" w:rsidR="00256CC9" w:rsidRDefault="00256CC9">
      <w:pPr>
        <w:pStyle w:val="CommentText"/>
      </w:pPr>
      <w:r>
        <w:rPr>
          <w:rStyle w:val="CommentReference"/>
        </w:rPr>
        <w:annotationRef/>
      </w:r>
      <w:r>
        <w:t>Same as above.</w:t>
      </w:r>
    </w:p>
  </w:comment>
  <w:comment w:id="7" w:author="Kevin.Siwicke" w:date="2023-10-31T11:32:00Z" w:initials="K">
    <w:p w14:paraId="1036A8F1" w14:textId="77777777" w:rsidR="00256CC9" w:rsidRDefault="00256CC9">
      <w:pPr>
        <w:pStyle w:val="CommentText"/>
      </w:pPr>
      <w:r>
        <w:rPr>
          <w:rStyle w:val="CommentReference"/>
        </w:rPr>
        <w:annotationRef/>
      </w:r>
      <w:r>
        <w:t>Same as above.</w:t>
      </w:r>
    </w:p>
  </w:comment>
  <w:comment w:id="8" w:author="Kevin.Siwicke" w:date="2023-10-31T11:31:00Z" w:initials="K">
    <w:p w14:paraId="1BFBCCE4" w14:textId="77777777" w:rsidR="00256CC9" w:rsidRDefault="00256CC9">
      <w:pPr>
        <w:pStyle w:val="CommentText"/>
      </w:pPr>
      <w:r>
        <w:rPr>
          <w:rStyle w:val="CommentReference"/>
        </w:rPr>
        <w:annotationRef/>
      </w:r>
      <w:r>
        <w:t>Same as above.</w:t>
      </w:r>
    </w:p>
  </w:comment>
  <w:comment w:id="9" w:author="Kevin.Siwicke" w:date="2023-10-31T11:31:00Z" w:initials="K">
    <w:p w14:paraId="25F0082B" w14:textId="77777777" w:rsidR="00256CC9" w:rsidRDefault="00256CC9">
      <w:pPr>
        <w:pStyle w:val="CommentText"/>
      </w:pPr>
      <w:r>
        <w:rPr>
          <w:rStyle w:val="CommentReference"/>
        </w:rPr>
        <w:annotationRef/>
      </w:r>
      <w:r>
        <w:t>Same as above.</w:t>
      </w:r>
    </w:p>
  </w:comment>
  <w:comment w:id="10" w:author="Kevin.Siwicke" w:date="2023-10-31T14:48:00Z" w:initials="K">
    <w:p w14:paraId="04761C16" w14:textId="77777777" w:rsidR="006B3BE9" w:rsidRDefault="006B3BE9">
      <w:pPr>
        <w:pStyle w:val="CommentText"/>
      </w:pPr>
      <w:r>
        <w:rPr>
          <w:rStyle w:val="CommentReference"/>
        </w:rPr>
        <w:annotationRef/>
      </w:r>
      <w:r>
        <w:t>Table 3 introduced before Table 2…maybe switch?</w:t>
      </w:r>
    </w:p>
  </w:comment>
  <w:comment w:id="14" w:author="Kevin.Siwicke" w:date="2023-10-31T14:41:00Z" w:initials="K">
    <w:p w14:paraId="42202FE4" w14:textId="77777777" w:rsidR="00B93360" w:rsidRDefault="00B93360">
      <w:pPr>
        <w:pStyle w:val="CommentText"/>
      </w:pPr>
      <w:r>
        <w:rPr>
          <w:rStyle w:val="CommentReference"/>
        </w:rPr>
        <w:annotationRef/>
      </w:r>
      <w:r>
        <w:t>amen</w:t>
      </w:r>
    </w:p>
  </w:comment>
  <w:comment w:id="22" w:author="Kevin.Siwicke" w:date="2023-10-31T14:44:00Z" w:initials="K">
    <w:p w14:paraId="67DA04A2" w14:textId="77777777" w:rsidR="006B3BE9" w:rsidRDefault="006B3BE9">
      <w:pPr>
        <w:pStyle w:val="CommentText"/>
      </w:pPr>
      <w:r>
        <w:rPr>
          <w:rStyle w:val="CommentReference"/>
        </w:rPr>
        <w:annotationRef/>
      </w:r>
      <w:r>
        <w:t>curious if 84/87 are appropriate as they are often dropped, and why not using 2021 or 2023?</w:t>
      </w:r>
    </w:p>
  </w:comment>
  <w:comment w:id="24" w:author="Kevin.Siwicke" w:date="2023-10-31T14:47:00Z" w:initials="K">
    <w:p w14:paraId="31F0ADA5" w14:textId="77777777" w:rsidR="006B3BE9" w:rsidRDefault="006B3BE9">
      <w:pPr>
        <w:pStyle w:val="CommentText"/>
      </w:pPr>
      <w:r>
        <w:rPr>
          <w:rStyle w:val="CommentReference"/>
        </w:rPr>
        <w:annotationRef/>
      </w:r>
      <w:r>
        <w:t xml:space="preserve">Earlier, tables were 18.1. Either use – or . and make consistent </w:t>
      </w:r>
      <w:r>
        <w:t xml:space="preserve">throughout </w:t>
      </w:r>
      <w:r>
        <w:t>if you can</w:t>
      </w:r>
    </w:p>
  </w:comment>
  <w:comment w:id="25" w:author="Kevin.Siwicke" w:date="2023-10-31T14:46:00Z" w:initials="K">
    <w:p w14:paraId="794250E7" w14:textId="77777777" w:rsidR="006B3BE9" w:rsidRDefault="006B3BE9">
      <w:pPr>
        <w:pStyle w:val="CommentText"/>
      </w:pPr>
      <w:r>
        <w:rPr>
          <w:rStyle w:val="CommentReference"/>
        </w:rPr>
        <w:annotationRef/>
      </w:r>
      <w:r>
        <w:t>Seems like most recent surveys are used</w:t>
      </w:r>
      <w:r w:rsidR="005648DC">
        <w:t>, so maybe above just change to 2023???</w:t>
      </w:r>
    </w:p>
  </w:comment>
  <w:comment w:id="34" w:author="Kevin.Siwicke" w:date="2023-10-31T14:52:00Z" w:initials="K">
    <w:p w14:paraId="0026B671" w14:textId="77777777" w:rsidR="006B3BE9" w:rsidRDefault="006B3BE9">
      <w:pPr>
        <w:pStyle w:val="CommentText"/>
      </w:pPr>
      <w:r>
        <w:rPr>
          <w:rStyle w:val="CommentReference"/>
        </w:rPr>
        <w:annotationRef/>
      </w:r>
      <w:r>
        <w:t>There have only been 3 figures introduced, so this should be figure 4, and so on and so forth…</w:t>
      </w:r>
      <w:r w:rsidR="005648DC">
        <w:t xml:space="preserve">you have 1, 2, 3, </w:t>
      </w:r>
      <w:r>
        <w:t>6, 5</w:t>
      </w:r>
    </w:p>
  </w:comment>
  <w:comment w:id="70" w:author="Kevin.Siwicke" w:date="2023-10-31T14:49:00Z" w:initials="K">
    <w:p w14:paraId="6831BEBA" w14:textId="77777777" w:rsidR="006B3BE9" w:rsidRDefault="006B3BE9">
      <w:pPr>
        <w:pStyle w:val="CommentText"/>
      </w:pPr>
      <w:r>
        <w:rPr>
          <w:rStyle w:val="CommentReference"/>
        </w:rPr>
        <w:annotationRef/>
      </w:r>
      <w:r>
        <w:t>Make 18.1 etc. for the rest</w:t>
      </w:r>
    </w:p>
  </w:comment>
  <w:comment w:id="83" w:author="Kevin.Siwicke" w:date="2023-10-31T15:18:00Z" w:initials="K">
    <w:p w14:paraId="576ECFD2" w14:textId="77777777" w:rsidR="004D3884" w:rsidRDefault="004D3884">
      <w:pPr>
        <w:pStyle w:val="CommentText"/>
      </w:pPr>
      <w:r>
        <w:rPr>
          <w:rStyle w:val="CommentReference"/>
        </w:rPr>
        <w:annotationRef/>
      </w:r>
      <w:r>
        <w:t xml:space="preserve">Double check all </w:t>
      </w:r>
      <w:bookmarkStart w:id="84" w:name="_GoBack"/>
      <w:bookmarkEnd w:id="84"/>
      <w:r>
        <w:t>these. The top panel has a blue dashed line that is well above any blue point. Likely simple coding error.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7A2B72A" w15:done="0"/>
  <w15:commentEx w15:paraId="28599BFA" w15:done="0"/>
  <w15:commentEx w15:paraId="10C197DF" w15:done="0"/>
  <w15:commentEx w15:paraId="6DEBF584" w15:done="0"/>
  <w15:commentEx w15:paraId="1036A8F1" w15:done="0"/>
  <w15:commentEx w15:paraId="1BFBCCE4" w15:done="0"/>
  <w15:commentEx w15:paraId="25F0082B" w15:done="0"/>
  <w15:commentEx w15:paraId="04761C16" w15:done="0"/>
  <w15:commentEx w15:paraId="42202FE4" w15:done="0"/>
  <w15:commentEx w15:paraId="67DA04A2" w15:done="0"/>
  <w15:commentEx w15:paraId="31F0ADA5" w15:done="0"/>
  <w15:commentEx w15:paraId="794250E7" w15:done="0"/>
  <w15:commentEx w15:paraId="0026B671" w15:done="0"/>
  <w15:commentEx w15:paraId="6831BEBA" w15:done="0"/>
  <w15:commentEx w15:paraId="576ECFD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BBA5AF" w14:textId="77777777" w:rsidR="006601F6" w:rsidRDefault="006601F6">
      <w:pPr>
        <w:spacing w:after="0"/>
      </w:pPr>
      <w:r>
        <w:separator/>
      </w:r>
    </w:p>
  </w:endnote>
  <w:endnote w:type="continuationSeparator" w:id="0">
    <w:p w14:paraId="4BC270A9" w14:textId="77777777" w:rsidR="006601F6" w:rsidRDefault="006601F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FF638A" w14:textId="77777777" w:rsidR="006601F6" w:rsidRDefault="006601F6">
      <w:r>
        <w:separator/>
      </w:r>
    </w:p>
  </w:footnote>
  <w:footnote w:type="continuationSeparator" w:id="0">
    <w:p w14:paraId="72844DEE" w14:textId="77777777" w:rsidR="006601F6" w:rsidRDefault="006601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454B4C"/>
    <w:multiLevelType w:val="multilevel"/>
    <w:tmpl w:val="A10CF72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FFFFFF7C"/>
    <w:multiLevelType w:val="singleLevel"/>
    <w:tmpl w:val="D2A6B992"/>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5F18A992"/>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E30A963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192E718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86015A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ABA42C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230FD2A"/>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17B273F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3F477F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5D2AEB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595C995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A99411"/>
    <w:multiLevelType w:val="multilevel"/>
    <w:tmpl w:val="44E676C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2C1AE401"/>
    <w:multiLevelType w:val="multilevel"/>
    <w:tmpl w:val="4BF42BF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3"/>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1"/>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evin.Siwicke">
    <w15:presenceInfo w15:providerId="None" w15:userId="Kevin.Siwick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414F"/>
    <w:rsid w:val="00256CC9"/>
    <w:rsid w:val="004D3884"/>
    <w:rsid w:val="005648DC"/>
    <w:rsid w:val="00597B31"/>
    <w:rsid w:val="0064185E"/>
    <w:rsid w:val="006601F6"/>
    <w:rsid w:val="006B3BE9"/>
    <w:rsid w:val="007F414F"/>
    <w:rsid w:val="00B9336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FFF5E"/>
  <w15:docId w15:val="{A3F7A8F3-0554-467E-8E4E-04AFA6D3D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61EF"/>
    <w:rPr>
      <w:rFonts w:ascii="Times New Roman" w:hAnsi="Times New Roman"/>
      <w:sz w:val="22"/>
    </w:rPr>
  </w:style>
  <w:style w:type="paragraph" w:styleId="Heading1">
    <w:name w:val="heading 1"/>
    <w:basedOn w:val="Normal"/>
    <w:next w:val="BodyText"/>
    <w:uiPriority w:val="9"/>
    <w:qFormat/>
    <w:rsid w:val="001D175D"/>
    <w:pPr>
      <w:keepNext/>
      <w:keepLines/>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8F7943"/>
    <w:pPr>
      <w:keepNext/>
      <w:keepLines/>
      <w:spacing w:before="200" w:after="0"/>
      <w:outlineLvl w:val="1"/>
    </w:pPr>
    <w:rPr>
      <w:rFonts w:eastAsiaTheme="majorEastAsia" w:cstheme="majorBidi"/>
      <w:b/>
      <w:bCs/>
      <w:color w:val="000000" w:themeColor="text1"/>
      <w:sz w:val="28"/>
      <w:szCs w:val="32"/>
    </w:rPr>
  </w:style>
  <w:style w:type="paragraph" w:styleId="Heading3">
    <w:name w:val="heading 3"/>
    <w:basedOn w:val="Normal"/>
    <w:next w:val="BodyText"/>
    <w:uiPriority w:val="9"/>
    <w:unhideWhenUsed/>
    <w:qFormat/>
    <w:rsid w:val="008F7943"/>
    <w:pPr>
      <w:keepNext/>
      <w:keepLines/>
      <w:spacing w:before="200" w:after="0"/>
      <w:outlineLvl w:val="2"/>
    </w:pPr>
    <w:rPr>
      <w:rFonts w:eastAsiaTheme="majorEastAsia" w:cstheme="majorBidi"/>
      <w:b/>
      <w:bCs/>
      <w:szCs w:val="28"/>
    </w:rPr>
  </w:style>
  <w:style w:type="paragraph" w:styleId="Heading4">
    <w:name w:val="heading 4"/>
    <w:basedOn w:val="Normal"/>
    <w:next w:val="BodyText"/>
    <w:uiPriority w:val="9"/>
    <w:unhideWhenUsed/>
    <w:qFormat/>
    <w:rsid w:val="00E238E8"/>
    <w:pPr>
      <w:keepNext/>
      <w:keepLines/>
      <w:spacing w:before="200" w:after="0"/>
      <w:outlineLvl w:val="3"/>
    </w:pPr>
    <w:rPr>
      <w:rFonts w:eastAsiaTheme="majorEastAsia" w:cstheme="majorBidi"/>
      <w:bCs/>
      <w:u w:val="single"/>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F807AD"/>
    <w:pPr>
      <w:keepNext/>
      <w:keepLines/>
      <w:spacing w:before="480" w:after="240"/>
      <w:jc w:val="center"/>
    </w:pPr>
    <w:rPr>
      <w:rFonts w:asciiTheme="majorHAnsi" w:eastAsiaTheme="majorEastAsia" w:hAnsiTheme="majorHAnsi" w:cstheme="majorBidi"/>
      <w:b/>
      <w:bCs/>
      <w:color w:val="000000" w:themeColor="text1"/>
      <w:sz w:val="3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F807AD"/>
    <w:pPr>
      <w:spacing w:before="100" w:after="100"/>
    </w:pPr>
    <w:rPr>
      <w:rFonts w:eastAsiaTheme="majorEastAsia" w:cstheme="majorBidi"/>
      <w:bCs/>
      <w:i/>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8579CF"/>
    <w:pPr>
      <w:keepNext/>
    </w:pPr>
    <w:rPr>
      <w:i w:val="0"/>
    </w:rPr>
  </w:style>
  <w:style w:type="paragraph" w:customStyle="1" w:styleId="ImageCaption">
    <w:name w:val="Image Caption"/>
    <w:basedOn w:val="Caption"/>
    <w:rsid w:val="00A33263"/>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Heading1"/>
    <w:link w:val="HeaderChar"/>
    <w:unhideWhenUsed/>
    <w:rsid w:val="008F7943"/>
    <w:pPr>
      <w:tabs>
        <w:tab w:val="center" w:pos="4680"/>
        <w:tab w:val="right" w:pos="9360"/>
      </w:tabs>
    </w:pPr>
  </w:style>
  <w:style w:type="character" w:customStyle="1" w:styleId="BodyTextChar">
    <w:name w:val="Body Text Char"/>
    <w:basedOn w:val="DefaultParagraphFont"/>
    <w:link w:val="BodyText"/>
    <w:rsid w:val="008F7943"/>
  </w:style>
  <w:style w:type="character" w:customStyle="1" w:styleId="HeaderChar">
    <w:name w:val="Header Char"/>
    <w:basedOn w:val="DefaultParagraphFont"/>
    <w:link w:val="Header"/>
    <w:rsid w:val="008F7943"/>
    <w:rPr>
      <w:rFonts w:ascii="Times New Roman" w:eastAsiaTheme="majorEastAsia" w:hAnsi="Times New Roman" w:cstheme="majorBidi"/>
      <w:b/>
      <w:bCs/>
      <w:sz w:val="32"/>
      <w:szCs w:val="32"/>
    </w:rPr>
  </w:style>
  <w:style w:type="paragraph" w:styleId="BalloonText">
    <w:name w:val="Balloon Text"/>
    <w:basedOn w:val="Normal"/>
    <w:link w:val="BalloonTextChar"/>
    <w:semiHidden/>
    <w:unhideWhenUsed/>
    <w:rsid w:val="00192168"/>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192168"/>
    <w:rPr>
      <w:rFonts w:ascii="Segoe UI" w:hAnsi="Segoe UI" w:cs="Segoe UI"/>
      <w:sz w:val="18"/>
      <w:szCs w:val="18"/>
    </w:rPr>
  </w:style>
  <w:style w:type="paragraph" w:styleId="BodyText2">
    <w:name w:val="Body Text 2"/>
    <w:basedOn w:val="Normal"/>
    <w:link w:val="BodyText2Char"/>
    <w:unhideWhenUsed/>
    <w:rsid w:val="0082564A"/>
    <w:pPr>
      <w:spacing w:after="0" w:line="360" w:lineRule="auto"/>
      <w:jc w:val="center"/>
    </w:pPr>
  </w:style>
  <w:style w:type="character" w:customStyle="1" w:styleId="BodyText2Char">
    <w:name w:val="Body Text 2 Char"/>
    <w:basedOn w:val="DefaultParagraphFont"/>
    <w:link w:val="BodyText2"/>
    <w:rsid w:val="0082564A"/>
    <w:rPr>
      <w:rFonts w:ascii="Times New Roman" w:hAnsi="Times New Roman"/>
      <w:sz w:val="22"/>
    </w:rPr>
  </w:style>
  <w:style w:type="character" w:styleId="CommentReference">
    <w:name w:val="annotation reference"/>
    <w:basedOn w:val="DefaultParagraphFont"/>
    <w:semiHidden/>
    <w:unhideWhenUsed/>
    <w:rsid w:val="00256CC9"/>
    <w:rPr>
      <w:sz w:val="16"/>
      <w:szCs w:val="16"/>
    </w:rPr>
  </w:style>
  <w:style w:type="paragraph" w:styleId="CommentText">
    <w:name w:val="annotation text"/>
    <w:basedOn w:val="Normal"/>
    <w:link w:val="CommentTextChar"/>
    <w:semiHidden/>
    <w:unhideWhenUsed/>
    <w:rsid w:val="00256CC9"/>
    <w:rPr>
      <w:sz w:val="20"/>
      <w:szCs w:val="20"/>
    </w:rPr>
  </w:style>
  <w:style w:type="character" w:customStyle="1" w:styleId="CommentTextChar">
    <w:name w:val="Comment Text Char"/>
    <w:basedOn w:val="DefaultParagraphFont"/>
    <w:link w:val="CommentText"/>
    <w:semiHidden/>
    <w:rsid w:val="00256CC9"/>
    <w:rPr>
      <w:rFonts w:ascii="Times New Roman" w:hAnsi="Times New Roman"/>
      <w:sz w:val="20"/>
      <w:szCs w:val="20"/>
    </w:rPr>
  </w:style>
  <w:style w:type="paragraph" w:styleId="CommentSubject">
    <w:name w:val="annotation subject"/>
    <w:basedOn w:val="CommentText"/>
    <w:next w:val="CommentText"/>
    <w:link w:val="CommentSubjectChar"/>
    <w:semiHidden/>
    <w:unhideWhenUsed/>
    <w:rsid w:val="00256CC9"/>
    <w:rPr>
      <w:b/>
      <w:bCs/>
    </w:rPr>
  </w:style>
  <w:style w:type="character" w:customStyle="1" w:styleId="CommentSubjectChar">
    <w:name w:val="Comment Subject Char"/>
    <w:basedOn w:val="CommentTextChar"/>
    <w:link w:val="CommentSubject"/>
    <w:semiHidden/>
    <w:rsid w:val="00256CC9"/>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npfmc.org/library/safe-reports/"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doi.org/10.1098/rsos.191110" TargetMode="External"/><Relationship Id="rId19" Type="http://schemas.microsoft.com/office/2011/relationships/people" Target="people.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25</Pages>
  <Words>7579</Words>
  <Characters>43203</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18. Assessment of the Skates Stock Complex in the Gulf of Alaska</vt:lpstr>
    </vt:vector>
  </TitlesOfParts>
  <Company>NOAA AFSC</Company>
  <LinksUpToDate>false</LinksUpToDate>
  <CharactersWithSpaces>50681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18. Assessment of the Skates Stock Complex in the Gulf of Alaska</dc:title>
  <dc:creator>Lee Cronin-Fine</dc:creator>
  <cp:keywords/>
  <cp:lastModifiedBy>Kevin.Siwicke</cp:lastModifiedBy>
  <cp:revision>3</cp:revision>
  <dcterms:created xsi:type="dcterms:W3CDTF">2023-10-31T19:17:00Z</dcterms:created>
  <dcterms:modified xsi:type="dcterms:W3CDTF">2023-10-31T23:18:00Z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safe_bibby.bib</vt:lpwstr>
  </property>
  <property fmtid="{D5CDD505-2E9C-101B-9397-08002B2CF9AE}" pid="4" name="csl">
    <vt:lpwstr>fishfish.csl</vt:lpwstr>
  </property>
  <property fmtid="{D5CDD505-2E9C-101B-9397-08002B2CF9AE}" pid="5" name="date">
    <vt:lpwstr>November 2023</vt:lpwstr>
  </property>
  <property fmtid="{D5CDD505-2E9C-101B-9397-08002B2CF9AE}" pid="6" name="fig_caption">
    <vt:lpwstr>True</vt:lpwstr>
  </property>
  <property fmtid="{D5CDD505-2E9C-101B-9397-08002B2CF9AE}" pid="7" name="fontsize">
    <vt:lpwstr>11pt</vt:lpwstr>
  </property>
  <property fmtid="{D5CDD505-2E9C-101B-9397-08002B2CF9AE}" pid="8" name="geometry">
    <vt:lpwstr/>
  </property>
  <property fmtid="{D5CDD505-2E9C-101B-9397-08002B2CF9AE}" pid="9" name="output">
    <vt:lpwstr/>
  </property>
  <property fmtid="{D5CDD505-2E9C-101B-9397-08002B2CF9AE}" pid="10" name="params">
    <vt:lpwstr/>
  </property>
</Properties>
</file>